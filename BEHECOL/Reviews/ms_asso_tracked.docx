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DD8D4" w14:textId="78B8CE05" w:rsidR="00297707" w:rsidRDefault="00297707">
      <w:pPr>
        <w:pStyle w:val="Heading2"/>
        <w:rPr>
          <w:rFonts w:ascii="Times New Roman" w:hAnsi="Times New Roman" w:cs="Times New Roman"/>
        </w:rPr>
      </w:pPr>
      <w:bookmarkStart w:id="0" w:name="abstract"/>
      <w:r>
        <w:rPr>
          <w:rFonts w:ascii="Times New Roman" w:hAnsi="Times New Roman" w:cs="Times New Roman"/>
        </w:rPr>
        <w:t>Lay summary</w:t>
      </w:r>
    </w:p>
    <w:p w14:paraId="772AA0C8" w14:textId="7AE2229E" w:rsidR="00297707" w:rsidRDefault="005E7724" w:rsidP="005E7724">
      <w:pPr>
        <w:pStyle w:val="FirstParagraph"/>
        <w:rPr>
          <w:rFonts w:ascii="Times New Roman" w:hAnsi="Times New Roman" w:cs="Times New Roman"/>
        </w:rPr>
      </w:pPr>
      <w:r w:rsidRPr="005E7724">
        <w:rPr>
          <w:rFonts w:ascii="Times New Roman" w:hAnsi="Times New Roman" w:cs="Times New Roman"/>
        </w:rPr>
        <w:t xml:space="preserve">Animals need to learn to adapt their behavior, but early developmental conditions can limit this ability. Factors like temperature and maternal stress hormones (glucocorticoids) may interact to influence learning, particularly in ectotherms. We studied how </w:t>
      </w:r>
      <w:r>
        <w:rPr>
          <w:rFonts w:ascii="Times New Roman" w:hAnsi="Times New Roman" w:cs="Times New Roman"/>
        </w:rPr>
        <w:t xml:space="preserve">glucocorticoids </w:t>
      </w:r>
      <w:r w:rsidRPr="005E7724">
        <w:rPr>
          <w:rFonts w:ascii="Times New Roman" w:hAnsi="Times New Roman" w:cs="Times New Roman"/>
        </w:rPr>
        <w:t>and temperature</w:t>
      </w:r>
      <w:r>
        <w:rPr>
          <w:rFonts w:ascii="Times New Roman" w:hAnsi="Times New Roman" w:cs="Times New Roman"/>
        </w:rPr>
        <w:t xml:space="preserve"> during incubation</w:t>
      </w:r>
      <w:r w:rsidRPr="005E7724">
        <w:rPr>
          <w:rFonts w:ascii="Times New Roman" w:hAnsi="Times New Roman" w:cs="Times New Roman"/>
        </w:rPr>
        <w:t xml:space="preserve"> affected learning in two lizard species. Surprisingly, both species maintained similar learning rates regardless of treatment, suggesting they </w:t>
      </w:r>
      <w:r>
        <w:rPr>
          <w:rFonts w:ascii="Times New Roman" w:hAnsi="Times New Roman" w:cs="Times New Roman"/>
        </w:rPr>
        <w:t>could</w:t>
      </w:r>
      <w:r w:rsidRPr="005E7724">
        <w:rPr>
          <w:rFonts w:ascii="Times New Roman" w:hAnsi="Times New Roman" w:cs="Times New Roman"/>
        </w:rPr>
        <w:t xml:space="preserve"> overcome early challenges. Additionally, color influenced their decision-making, highlighting the importance of color in cognitive tests.</w:t>
      </w:r>
    </w:p>
    <w:p w14:paraId="0D2F63AF" w14:textId="77777777" w:rsidR="005E7724" w:rsidRPr="005E7724" w:rsidRDefault="005E7724" w:rsidP="005E7724">
      <w:pPr>
        <w:pStyle w:val="BodyText"/>
      </w:pPr>
    </w:p>
    <w:p w14:paraId="66D07F47" w14:textId="2D2B7688" w:rsidR="00297707" w:rsidRPr="00297707" w:rsidRDefault="00297707" w:rsidP="00297707">
      <w:pPr>
        <w:pStyle w:val="Heading2"/>
        <w:jc w:val="center"/>
        <w:rPr>
          <w:rFonts w:ascii="Times New Roman" w:hAnsi="Times New Roman" w:cs="Times New Roman"/>
          <w:sz w:val="36"/>
          <w:szCs w:val="36"/>
        </w:rPr>
      </w:pPr>
      <w:r w:rsidRPr="00297707">
        <w:rPr>
          <w:rFonts w:ascii="Times New Roman" w:hAnsi="Times New Roman" w:cs="Times New Roman"/>
          <w:sz w:val="36"/>
          <w:szCs w:val="36"/>
        </w:rPr>
        <w:t>Cognitive processes are robust to early environmental conditions in two lizard species</w:t>
      </w:r>
    </w:p>
    <w:p w14:paraId="21004D55" w14:textId="77777777" w:rsidR="00297707" w:rsidRPr="00297707" w:rsidRDefault="00297707" w:rsidP="00297707">
      <w:pPr>
        <w:pStyle w:val="BodyText"/>
      </w:pPr>
    </w:p>
    <w:p w14:paraId="3383AC03" w14:textId="0BC944B7" w:rsidR="000C5BDB" w:rsidRPr="00AC6EFE" w:rsidRDefault="00000000">
      <w:pPr>
        <w:pStyle w:val="Heading2"/>
        <w:rPr>
          <w:rFonts w:ascii="Times New Roman" w:hAnsi="Times New Roman" w:cs="Times New Roman"/>
        </w:rPr>
      </w:pPr>
      <w:r w:rsidRPr="00AC6EFE">
        <w:rPr>
          <w:rFonts w:ascii="Times New Roman" w:hAnsi="Times New Roman" w:cs="Times New Roman"/>
        </w:rPr>
        <w:t>Abstract</w:t>
      </w:r>
    </w:p>
    <w:p w14:paraId="5D6AB49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 ‘stress’ 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p w14:paraId="61A0272E" w14:textId="77777777" w:rsidR="000C5BDB" w:rsidRPr="00AC6EFE" w:rsidRDefault="00000000">
      <w:pPr>
        <w:pStyle w:val="Heading2"/>
        <w:rPr>
          <w:rFonts w:ascii="Times New Roman" w:hAnsi="Times New Roman" w:cs="Times New Roman"/>
        </w:rPr>
      </w:pPr>
      <w:bookmarkStart w:id="1" w:name="introduction"/>
      <w:bookmarkEnd w:id="0"/>
      <w:r w:rsidRPr="00AC6EFE">
        <w:rPr>
          <w:rFonts w:ascii="Times New Roman" w:hAnsi="Times New Roman" w:cs="Times New Roman"/>
        </w:rPr>
        <w:t>Introduction</w:t>
      </w:r>
    </w:p>
    <w:p w14:paraId="580BED5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Cognition is a set of processes by which animals gather, preserve, and use information from their environment through perception, learning, memory, and decision-making (</w:t>
      </w:r>
      <w:proofErr w:type="spellStart"/>
      <w:r w:rsidR="000C5BDB">
        <w:fldChar w:fldCharType="begin"/>
      </w:r>
      <w:r w:rsidR="000C5BDB">
        <w:instrText>HYPERLINK \l "ref-shettleworth" \h</w:instrText>
      </w:r>
      <w:r w:rsidR="000C5BDB">
        <w:fldChar w:fldCharType="separate"/>
      </w:r>
      <w:r w:rsidR="000C5BDB" w:rsidRPr="00AC6EFE">
        <w:rPr>
          <w:rStyle w:val="Hyperlink"/>
          <w:rFonts w:ascii="Times New Roman" w:hAnsi="Times New Roman" w:cs="Times New Roman"/>
        </w:rPr>
        <w:t>Shettleworth</w:t>
      </w:r>
      <w:proofErr w:type="spellEnd"/>
      <w:r w:rsidR="000C5BDB" w:rsidRPr="00AC6EFE">
        <w:rPr>
          <w:rStyle w:val="Hyperlink"/>
          <w:rFonts w:ascii="Times New Roman" w:hAnsi="Times New Roman" w:cs="Times New Roman"/>
        </w:rPr>
        <w:t xml:space="preserve"> 2010</w:t>
      </w:r>
      <w:r w:rsidR="000C5BDB">
        <w:fldChar w:fldCharType="end"/>
      </w:r>
      <w:r w:rsidRPr="00AC6EFE">
        <w:rPr>
          <w:rFonts w:ascii="Times New Roman" w:hAnsi="Times New Roman" w:cs="Times New Roman"/>
        </w:rPr>
        <w:t xml:space="preserve">). These processes are fundamental to foraging, mate selection, </w:t>
      </w:r>
      <w:proofErr w:type="spellStart"/>
      <w:r w:rsidRPr="00AC6EFE">
        <w:rPr>
          <w:rFonts w:ascii="Times New Roman" w:hAnsi="Times New Roman" w:cs="Times New Roman"/>
        </w:rPr>
        <w:t>antipredatory</w:t>
      </w:r>
      <w:proofErr w:type="spellEnd"/>
      <w:r w:rsidRPr="00AC6EFE">
        <w:rPr>
          <w:rFonts w:ascii="Times New Roman" w:hAnsi="Times New Roman" w:cs="Times New Roman"/>
        </w:rPr>
        <w:t xml:space="preserve"> strategies, and social behaviors, all of which are crucial for survival and reproduction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Learning - acquiring and consolidating new information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 is essential for coping with environmental changes by enabling individuals to create new associations between events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xml:space="preserve">; </w:t>
      </w:r>
      <w:hyperlink w:anchor="ref-leal_behavioural_2012">
        <w:r w:rsidR="000C5BDB" w:rsidRPr="00AC6EFE">
          <w:rPr>
            <w:rStyle w:val="Hyperlink"/>
            <w:rFonts w:ascii="Times New Roman" w:hAnsi="Times New Roman" w:cs="Times New Roman"/>
          </w:rPr>
          <w:t>Leal and Powell 2012</w:t>
        </w:r>
      </w:hyperlink>
      <w:r w:rsidRPr="00AC6EFE">
        <w:rPr>
          <w:rFonts w:ascii="Times New Roman" w:hAnsi="Times New Roman" w:cs="Times New Roman"/>
        </w:rPr>
        <w:t xml:space="preserve">; </w:t>
      </w:r>
      <w:hyperlink w:anchor="ref-buchanan_condition_2013">
        <w:r w:rsidR="000C5BDB" w:rsidRPr="00AC6EFE">
          <w:rPr>
            <w:rStyle w:val="Hyperlink"/>
            <w:rFonts w:ascii="Times New Roman" w:hAnsi="Times New Roman" w:cs="Times New Roman"/>
          </w:rPr>
          <w:t>Buchanan et al. 2013</w:t>
        </w:r>
      </w:hyperlink>
      <w:r w:rsidRPr="00AC6EFE">
        <w:rPr>
          <w:rFonts w:ascii="Times New Roman" w:hAnsi="Times New Roman" w:cs="Times New Roman"/>
        </w:rPr>
        <w:t xml:space="preserve">). However, the capacity to acquire </w:t>
      </w:r>
      <w:r w:rsidRPr="00AC6EFE">
        <w:rPr>
          <w:rFonts w:ascii="Times New Roman" w:hAnsi="Times New Roman" w:cs="Times New Roman"/>
        </w:rPr>
        <w:lastRenderedPageBreak/>
        <w:t>information varies among individuals, shaped by factors such as age, sex, and the developmental environment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arazo_sex_2014">
        <w:r w:rsidR="000C5BDB" w:rsidRPr="00AC6EFE">
          <w:rPr>
            <w:rStyle w:val="Hyperlink"/>
            <w:rFonts w:ascii="Times New Roman" w:hAnsi="Times New Roman" w:cs="Times New Roman"/>
          </w:rPr>
          <w:t>Carazo et al. 2014</w:t>
        </w:r>
      </w:hyperlink>
      <w:r w:rsidRPr="00AC6EFE">
        <w:rPr>
          <w:rFonts w:ascii="Times New Roman" w:hAnsi="Times New Roman" w:cs="Times New Roman"/>
        </w:rPr>
        <w:t xml:space="preserve">;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Interindividual differences in learning can lead to unequal responses to environmental conditions, potentially affecting population dynamics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proofErr w:type="spellStart"/>
        <w:r w:rsidR="000C5BDB" w:rsidRPr="00AC6EFE">
          <w:rPr>
            <w:rStyle w:val="Hyperlink"/>
            <w:rFonts w:ascii="Times New Roman" w:hAnsi="Times New Roman" w:cs="Times New Roman"/>
          </w:rPr>
          <w:t>Welklin</w:t>
        </w:r>
        <w:proofErr w:type="spellEnd"/>
        <w:r w:rsidR="000C5BDB" w:rsidRPr="00AC6EFE">
          <w:rPr>
            <w:rStyle w:val="Hyperlink"/>
            <w:rFonts w:ascii="Times New Roman" w:hAnsi="Times New Roman" w:cs="Times New Roman"/>
          </w:rPr>
          <w:t xml:space="preserve"> et al. 2024</w:t>
        </w:r>
      </w:hyperlink>
      <w:r w:rsidRPr="00AC6EFE">
        <w:rPr>
          <w:rFonts w:ascii="Times New Roman" w:hAnsi="Times New Roman" w:cs="Times New Roman"/>
        </w:rPr>
        <w:t>). For example, fast learners may better exploit novel resources or avoid new dangerous stimuli, while those with lower learning capabilities might struggle to adapt to environmental changes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Learning rate could affect their survival and reproductive output, ultimately influencing population growth rates and stability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proofErr w:type="spellStart"/>
        <w:r w:rsidR="000C5BDB" w:rsidRPr="00AC6EFE">
          <w:rPr>
            <w:rStyle w:val="Hyperlink"/>
            <w:rFonts w:ascii="Times New Roman" w:hAnsi="Times New Roman" w:cs="Times New Roman"/>
          </w:rPr>
          <w:t>Welklin</w:t>
        </w:r>
        <w:proofErr w:type="spellEnd"/>
        <w:r w:rsidR="000C5BDB" w:rsidRPr="00AC6EFE">
          <w:rPr>
            <w:rStyle w:val="Hyperlink"/>
            <w:rFonts w:ascii="Times New Roman" w:hAnsi="Times New Roman" w:cs="Times New Roman"/>
          </w:rPr>
          <w:t xml:space="preserve"> et al. 2024</w:t>
        </w:r>
      </w:hyperlink>
      <w:r w:rsidRPr="00AC6EFE">
        <w:rPr>
          <w:rFonts w:ascii="Times New Roman" w:hAnsi="Times New Roman" w:cs="Times New Roman"/>
        </w:rPr>
        <w:t>). Therefore, understanding the factors that shape learning is crucial to predict how populations will respond to novel conditions.</w:t>
      </w:r>
    </w:p>
    <w:p w14:paraId="5C9E314C"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Variation in learning is usually considered a product of an individual’s capacity to form associations between stimuli through memory 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However, differences in learning among individuals can also result from innate preferences or perceptual biases that influence how information is acquired and affect the decision-making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The brain’s integration of information and the establishment of new connections is a complex process involving interactions among various nuclei to generate responses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Consequently, any impact on specific brain regions or their interactions can directly influence learning through memory formation or alterations in decision-making.</w:t>
      </w:r>
    </w:p>
    <w:p w14:paraId="3BD61E0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Because the brain is highly susceptible to environmental inputs during early stages of life, developmental conditions are especially relevant in shaping cognitive abilities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Impacts on brain development can have long-lasting effects on cognition, potentially influencing an individual’s capacity to learn and adapt to new environments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000C5BDB" w:rsidRPr="00AC6EFE">
          <w:rPr>
            <w:rStyle w:val="Hyperlink"/>
            <w:rFonts w:ascii="Times New Roman" w:hAnsi="Times New Roman" w:cs="Times New Roman"/>
          </w:rPr>
          <w:t>Moore et al. 2019</w:t>
        </w:r>
      </w:hyperlink>
      <w:r w:rsidRPr="00AC6EFE">
        <w:rPr>
          <w:rFonts w:ascii="Times New Roman" w:hAnsi="Times New Roman" w:cs="Times New Roman"/>
        </w:rPr>
        <w:t>); and the developing brain is also susceptible to these effects.</w:t>
      </w:r>
    </w:p>
    <w:p w14:paraId="2049EDB3"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Glucocorticoids (GCs) are a class of steroid hormones that are particularly relevant in phenotypic plasticity. In vertebrates, GCs regulate metabolism and maintain homeostasis in response to disturbances (i.e., ‘the stress response’ </w:t>
      </w:r>
      <w:hyperlink w:anchor="ref-sapolsky_how_2000">
        <w:r w:rsidR="000C5BDB" w:rsidRPr="00AC6EFE">
          <w:rPr>
            <w:rStyle w:val="Hyperlink"/>
            <w:rFonts w:ascii="Times New Roman" w:hAnsi="Times New Roman" w:cs="Times New Roman"/>
          </w:rPr>
          <w:t>Sapolsky et al. 2000</w:t>
        </w:r>
      </w:hyperlink>
      <w:r w:rsidRPr="00AC6EFE">
        <w:rPr>
          <w:rFonts w:ascii="Times New Roman" w:hAnsi="Times New Roman" w:cs="Times New Roman"/>
        </w:rPr>
        <w:t xml:space="preserve">; </w:t>
      </w:r>
      <w:hyperlink w:anchor="ref-picard_mitochondrial_2014">
        <w:r w:rsidR="000C5BDB" w:rsidRPr="00AC6EFE">
          <w:rPr>
            <w:rStyle w:val="Hyperlink"/>
            <w:rFonts w:ascii="Times New Roman" w:hAnsi="Times New Roman" w:cs="Times New Roman"/>
          </w:rPr>
          <w:t>Picard et al. 2014</w:t>
        </w:r>
      </w:hyperlink>
      <w:r w:rsidRPr="00AC6EFE">
        <w:rPr>
          <w:rFonts w:ascii="Times New Roman" w:hAnsi="Times New Roman" w:cs="Times New Roman"/>
        </w:rPr>
        <w:t xml:space="preserve">). Under stressful situations, animals react by initiating adaptive physiological and behavioral adjustments mediated by GCs. These GCs can be transmitted directly from parents to their offspring with various effects on offspring phenotype (reviewed by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Elevation in GCs during early stages of development typically results in altered neurogenesis, brain structure, and metabolic activity that, in most cases, are related to decreased learning abilities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For instance, prenatal stress in rats (</w:t>
      </w:r>
      <w:r w:rsidRPr="00AC6EFE">
        <w:rPr>
          <w:rFonts w:ascii="Times New Roman" w:hAnsi="Times New Roman" w:cs="Times New Roman"/>
          <w:i/>
          <w:iCs/>
        </w:rPr>
        <w:t>Rattus norvegicus</w:t>
      </w:r>
      <w:r w:rsidRPr="00AC6EFE">
        <w:rPr>
          <w:rFonts w:ascii="Times New Roman" w:hAnsi="Times New Roman" w:cs="Times New Roman"/>
        </w:rPr>
        <w:t>) suppresses neurogenesis in the dentate gyrus, which is associated with impairments in hippocampal-related spatial tasks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Factors such as sex or the nature of the learning task can also affect the direction and magnitude of the effects of prenatal exposure to elevated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Because the effects of prenatal GCs on learning can be context-dependent, it is crucial to conduct studies across diverse taxa and experimental conditions to understand these effects fully.</w:t>
      </w:r>
    </w:p>
    <w:p w14:paraId="4F309DA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In addition to the environments experienced by parents, offspring also experience potentially stressful environmental conditions that can interact with or amplify parental effects. In </w:t>
      </w:r>
      <w:r w:rsidRPr="00AC6EFE">
        <w:rPr>
          <w:rFonts w:ascii="Times New Roman" w:hAnsi="Times New Roman" w:cs="Times New Roman"/>
        </w:rPr>
        <w:lastRenderedPageBreak/>
        <w:t>ectotherms, the early thermal environment is a mechanism of phenotypic plasticity, influencing a broad spectrum of traits, including growth, metabolism, or cognition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noble_developmental_2018">
        <w:r w:rsidR="000C5BDB" w:rsidRPr="00AC6EFE">
          <w:rPr>
            <w:rStyle w:val="Hyperlink"/>
            <w:rFonts w:ascii="Times New Roman" w:hAnsi="Times New Roman" w:cs="Times New Roman"/>
          </w:rPr>
          <w:t>Noble et al. 2018</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For instance, Port Jackson sharks (</w:t>
      </w:r>
      <w:r w:rsidRPr="00AC6EFE">
        <w:rPr>
          <w:rFonts w:ascii="Times New Roman" w:hAnsi="Times New Roman" w:cs="Times New Roman"/>
          <w:i/>
          <w:iCs/>
        </w:rPr>
        <w:t xml:space="preserve">Heterodontus </w:t>
      </w:r>
      <w:proofErr w:type="spellStart"/>
      <w:r w:rsidRPr="00AC6EFE">
        <w:rPr>
          <w:rFonts w:ascii="Times New Roman" w:hAnsi="Times New Roman" w:cs="Times New Roman"/>
          <w:i/>
          <w:iCs/>
        </w:rPr>
        <w:t>portusjacksoni</w:t>
      </w:r>
      <w:proofErr w:type="spellEnd"/>
      <w:r w:rsidRPr="00AC6EFE">
        <w:rPr>
          <w:rFonts w:ascii="Times New Roman" w:hAnsi="Times New Roman" w:cs="Times New Roman"/>
        </w:rPr>
        <w:t>) incubated at warmer temperatures took fewer days to master a numerical learning task than those incubated at cooler (</w:t>
      </w:r>
      <w:hyperlink w:anchor="ref-vila_pouca_quantity_2019">
        <w:r w:rsidR="000C5BDB" w:rsidRPr="00AC6EFE">
          <w:rPr>
            <w:rStyle w:val="Hyperlink"/>
            <w:rFonts w:ascii="Times New Roman" w:hAnsi="Times New Roman" w:cs="Times New Roman"/>
          </w:rPr>
          <w:t xml:space="preserve">Vila </w:t>
        </w:r>
        <w:proofErr w:type="spellStart"/>
        <w:r w:rsidR="000C5BDB" w:rsidRPr="00AC6EFE">
          <w:rPr>
            <w:rStyle w:val="Hyperlink"/>
            <w:rFonts w:ascii="Times New Roman" w:hAnsi="Times New Roman" w:cs="Times New Roman"/>
          </w:rPr>
          <w:t>Pouca</w:t>
        </w:r>
        <w:proofErr w:type="spellEnd"/>
        <w:r w:rsidR="000C5BDB" w:rsidRPr="00AC6EFE">
          <w:rPr>
            <w:rStyle w:val="Hyperlink"/>
            <w:rFonts w:ascii="Times New Roman" w:hAnsi="Times New Roman" w:cs="Times New Roman"/>
          </w:rPr>
          <w:t xml:space="preserve"> et al. 2019</w:t>
        </w:r>
      </w:hyperlink>
      <w:r w:rsidRPr="00AC6EFE">
        <w:rPr>
          <w:rFonts w:ascii="Times New Roman" w:hAnsi="Times New Roman" w:cs="Times New Roman"/>
        </w:rPr>
        <w:t>). In skinks, high incubation temperatures are generally associated with faster learning rates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but velvet geckos (</w:t>
      </w:r>
      <w:proofErr w:type="spellStart"/>
      <w:r w:rsidRPr="00AC6EFE">
        <w:rPr>
          <w:rFonts w:ascii="Times New Roman" w:hAnsi="Times New Roman" w:cs="Times New Roman"/>
          <w:i/>
          <w:iCs/>
        </w:rPr>
        <w:t>Amalosia</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lesueurii</w:t>
      </w:r>
      <w:proofErr w:type="spellEnd"/>
      <w:r w:rsidRPr="00AC6EFE">
        <w:rPr>
          <w:rFonts w:ascii="Times New Roman" w:hAnsi="Times New Roman" w:cs="Times New Roman"/>
        </w:rPr>
        <w:t>) incubated at temperatures beyond their natural thermal range are worse learners than those incubated at colder temperatures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Changes in neural structure and function likely mediate the effects of incubation temperature in reptiles, as high temperatures increase neural density and metabolic activity in the brain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w:t>
      </w:r>
    </w:p>
    <w:p w14:paraId="171C0CC5"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GCs can play a pivotal role in determining vertebrate responses to elevated temperatures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 Therefore, the effects of GCs and temperature may be interdependent. However, the interactive effects of GCs and temperature on learning abilities remain unexplored, yet understanding of how temperature and GC’s interact is particularly relevant in global climate change (</w:t>
      </w:r>
      <w:hyperlink w:anchor="ref-vinogradov2024inbreeding">
        <w:r w:rsidR="000C5BDB" w:rsidRPr="00AC6EFE">
          <w:rPr>
            <w:rStyle w:val="Hyperlink"/>
            <w:rFonts w:ascii="Times New Roman" w:hAnsi="Times New Roman" w:cs="Times New Roman"/>
          </w:rPr>
          <w:t>Vinogradov et al. 2024</w:t>
        </w:r>
      </w:hyperlink>
      <w:r w:rsidRPr="00AC6EFE">
        <w:rPr>
          <w:rFonts w:ascii="Times New Roman" w:hAnsi="Times New Roman" w:cs="Times New Roman"/>
        </w:rPr>
        <w:t>).</w:t>
      </w:r>
    </w:p>
    <w:p w14:paraId="2A22AEE5" w14:textId="0CF41EFC" w:rsidR="000C5BDB" w:rsidRPr="00AC6EFE" w:rsidRDefault="00000000">
      <w:pPr>
        <w:pStyle w:val="BodyText"/>
        <w:rPr>
          <w:rFonts w:ascii="Times New Roman" w:hAnsi="Times New Roman" w:cs="Times New Roman"/>
        </w:rPr>
      </w:pPr>
      <w:r w:rsidRPr="00AC6EFE">
        <w:rPr>
          <w:rFonts w:ascii="Times New Roman" w:hAnsi="Times New Roman" w:cs="Times New Roman"/>
        </w:rPr>
        <w:t>Here, we investigated the combined effects of prenatal corticosterone (CORT) - the main GC in reptiles - and incubation temperature on cognition in two species of skinks, the delicate skink (</w:t>
      </w: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and the common garden skink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thereby counteracting the impact of CORT (see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and second, the elevated metabolic rate associated with higher temperatures could accelerate CORT metabolism, resulting in embryos being exposed to CORT for a shorter time.</w:t>
      </w:r>
      <w:ins w:id="2" w:author="Pablo Recio Santiago" w:date="2025-03-28T17:09:00Z" w16du:dateUtc="2025-03-28T06:09:00Z">
        <w:r w:rsidR="0094610A">
          <w:rPr>
            <w:rFonts w:ascii="Times New Roman" w:hAnsi="Times New Roman" w:cs="Times New Roman"/>
          </w:rPr>
          <w:t xml:space="preserve"> </w:t>
        </w:r>
      </w:ins>
      <w:ins w:id="3" w:author="Pablo Recio Santiago" w:date="2025-03-28T17:14:00Z" w16du:dateUtc="2025-03-28T06:14:00Z">
        <w:r w:rsidR="00D84AF9" w:rsidRPr="00D84AF9">
          <w:rPr>
            <w:rFonts w:ascii="Times New Roman" w:hAnsi="Times New Roman" w:cs="Times New Roman"/>
          </w:rPr>
          <w:t xml:space="preserve">In contrast, glucocorticoids in endotherms are associated with increased energy demands (e.g., Rubalcaba and Jimeno, 2022), which could lead to higher CORT production in lizards incubated at warmer temperatures. However, previous research on </w:t>
        </w:r>
        <w:r w:rsidR="00D84AF9" w:rsidRPr="00D84AF9">
          <w:rPr>
            <w:rFonts w:ascii="Times New Roman" w:hAnsi="Times New Roman" w:cs="Times New Roman"/>
            <w:i/>
            <w:iCs/>
            <w:rPrChange w:id="4" w:author="Pablo Recio Santiago" w:date="2025-03-28T17:15:00Z" w16du:dateUtc="2025-03-28T06:15:00Z">
              <w:rPr>
                <w:rFonts w:ascii="Times New Roman" w:hAnsi="Times New Roman" w:cs="Times New Roman"/>
              </w:rPr>
            </w:rPrChange>
          </w:rPr>
          <w:t>L. delicata</w:t>
        </w:r>
        <w:r w:rsidR="00D84AF9" w:rsidRPr="00D84AF9">
          <w:rPr>
            <w:rFonts w:ascii="Times New Roman" w:hAnsi="Times New Roman" w:cs="Times New Roman"/>
          </w:rPr>
          <w:t xml:space="preserve"> (Crino et al., 2024) </w:t>
        </w:r>
      </w:ins>
      <w:ins w:id="5" w:author="Pablo Recio Santiago" w:date="2025-03-29T07:09:00Z" w16du:dateUtc="2025-03-28T20:09:00Z">
        <w:r w:rsidR="005E0206">
          <w:rPr>
            <w:rFonts w:ascii="Times New Roman" w:hAnsi="Times New Roman" w:cs="Times New Roman"/>
          </w:rPr>
          <w:t xml:space="preserve">has </w:t>
        </w:r>
      </w:ins>
      <w:ins w:id="6" w:author="Pablo Recio Santiago" w:date="2025-03-28T17:14:00Z" w16du:dateUtc="2025-03-28T06:14:00Z">
        <w:r w:rsidR="00D84AF9" w:rsidRPr="00D84AF9">
          <w:rPr>
            <w:rFonts w:ascii="Times New Roman" w:hAnsi="Times New Roman" w:cs="Times New Roman"/>
          </w:rPr>
          <w:t xml:space="preserve">found that cold-incubated lizards had higher baseline CORT levels, suggesting that cooler incubation temperatures may </w:t>
        </w:r>
      </w:ins>
      <w:ins w:id="7" w:author="Pablo Recio Santiago" w:date="2025-03-28T17:15:00Z" w16du:dateUtc="2025-03-28T06:15:00Z">
        <w:r w:rsidR="00D84AF9">
          <w:rPr>
            <w:rFonts w:ascii="Times New Roman" w:hAnsi="Times New Roman" w:cs="Times New Roman"/>
          </w:rPr>
          <w:t>increase the potential effects</w:t>
        </w:r>
      </w:ins>
      <w:ins w:id="8" w:author="Pablo Recio Santiago" w:date="2025-03-28T17:14:00Z" w16du:dateUtc="2025-03-28T06:14:00Z">
        <w:r w:rsidR="00D84AF9" w:rsidRPr="00D84AF9">
          <w:rPr>
            <w:rFonts w:ascii="Times New Roman" w:hAnsi="Times New Roman" w:cs="Times New Roman"/>
          </w:rPr>
          <w:t xml:space="preserve"> </w:t>
        </w:r>
      </w:ins>
      <w:ins w:id="9" w:author="Pablo Recio Santiago" w:date="2025-03-28T17:15:00Z" w16du:dateUtc="2025-03-28T06:15:00Z">
        <w:r w:rsidR="00D84AF9">
          <w:rPr>
            <w:rFonts w:ascii="Times New Roman" w:hAnsi="Times New Roman" w:cs="Times New Roman"/>
          </w:rPr>
          <w:t xml:space="preserve">of </w:t>
        </w:r>
      </w:ins>
      <w:ins w:id="10" w:author="Pablo Recio Santiago" w:date="2025-03-28T17:14:00Z" w16du:dateUtc="2025-03-28T06:14:00Z">
        <w:r w:rsidR="00D84AF9" w:rsidRPr="00D84AF9">
          <w:rPr>
            <w:rFonts w:ascii="Times New Roman" w:hAnsi="Times New Roman" w:cs="Times New Roman"/>
          </w:rPr>
          <w:t>CORT exposure</w:t>
        </w:r>
      </w:ins>
      <w:ins w:id="11" w:author="Pablo Recio Santiago" w:date="2025-03-28T17:13:00Z" w16du:dateUtc="2025-03-28T06:13:00Z">
        <w:r w:rsidR="00D84AF9">
          <w:rPr>
            <w:rFonts w:ascii="Times New Roman" w:hAnsi="Times New Roman" w:cs="Times New Roman"/>
          </w:rPr>
          <w:t>.</w:t>
        </w:r>
      </w:ins>
    </w:p>
    <w:p w14:paraId="0F9C4C0E" w14:textId="77777777" w:rsidR="000C5BDB" w:rsidRPr="00AC6EFE" w:rsidRDefault="00000000">
      <w:pPr>
        <w:pStyle w:val="Heading2"/>
        <w:rPr>
          <w:rFonts w:ascii="Times New Roman" w:hAnsi="Times New Roman" w:cs="Times New Roman"/>
        </w:rPr>
      </w:pPr>
      <w:bookmarkStart w:id="12" w:name="methods"/>
      <w:bookmarkEnd w:id="1"/>
      <w:r w:rsidRPr="00AC6EFE">
        <w:rPr>
          <w:rFonts w:ascii="Times New Roman" w:hAnsi="Times New Roman" w:cs="Times New Roman"/>
        </w:rPr>
        <w:lastRenderedPageBreak/>
        <w:t>Methods</w:t>
      </w:r>
    </w:p>
    <w:p w14:paraId="7A1E65C9" w14:textId="77777777" w:rsidR="000C5BDB" w:rsidRPr="00AC6EFE" w:rsidRDefault="00000000">
      <w:pPr>
        <w:pStyle w:val="Heading4"/>
        <w:rPr>
          <w:rFonts w:ascii="Times New Roman" w:hAnsi="Times New Roman" w:cs="Times New Roman"/>
        </w:rPr>
      </w:pPr>
      <w:bookmarkStart w:id="13" w:name="subjects"/>
      <w:r w:rsidRPr="00AC6EFE">
        <w:rPr>
          <w:rFonts w:ascii="Times New Roman" w:hAnsi="Times New Roman" w:cs="Times New Roman"/>
        </w:rPr>
        <w:t>Subjects</w:t>
      </w:r>
    </w:p>
    <w:p w14:paraId="7B33D2C4" w14:textId="77777777" w:rsidR="000C5BDB" w:rsidRPr="00AC6EFE" w:rsidRDefault="00000000">
      <w:pPr>
        <w:pStyle w:val="FirstParagraph"/>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are small [</w:t>
      </w:r>
      <w:r w:rsidRPr="00AC6EFE">
        <w:rPr>
          <w:rFonts w:ascii="Cambria Math" w:hAnsi="Cambria Math" w:cs="Cambria Math"/>
        </w:rPr>
        <w:t>∼</w:t>
      </w:r>
      <w:r w:rsidRPr="00AC6EFE">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Both species have similar breeding periods, but with some differences in reproductive output: while </w:t>
      </w:r>
      <w:r w:rsidRPr="00AC6EFE">
        <w:rPr>
          <w:rFonts w:ascii="Times New Roman" w:hAnsi="Times New Roman" w:cs="Times New Roman"/>
          <w:i/>
          <w:iCs/>
        </w:rPr>
        <w:t>L. delicata</w:t>
      </w:r>
      <w:r w:rsidRPr="00AC6EFE">
        <w:rPr>
          <w:rFonts w:ascii="Times New Roman" w:hAnsi="Times New Roman" w:cs="Times New Roman"/>
        </w:rPr>
        <w:t xml:space="preserve"> lays 1-6 eggs in only one clutch per season,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clutches are smaller (1-5 eggs per clutch), and they usually lay two clutches per season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Previous studies exploring behavioral differences between the two species have found </w:t>
      </w:r>
      <w:r w:rsidRPr="00AC6EFE">
        <w:rPr>
          <w:rFonts w:ascii="Times New Roman" w:hAnsi="Times New Roman" w:cs="Times New Roman"/>
          <w:i/>
          <w:iCs/>
        </w:rPr>
        <w:t>L. delicata</w:t>
      </w:r>
      <w:r w:rsidRPr="00AC6EFE">
        <w:rPr>
          <w:rFonts w:ascii="Times New Roman" w:hAnsi="Times New Roman" w:cs="Times New Roman"/>
        </w:rPr>
        <w:t xml:space="preserve"> to be more exploratory than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However, no differences in learning were observed between the skinks in an associative learning task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w:t>
      </w:r>
    </w:p>
    <w:p w14:paraId="0E29A80F" w14:textId="77777777" w:rsidR="000C5BDB" w:rsidRPr="00AC6EFE" w:rsidRDefault="00000000">
      <w:pPr>
        <w:pStyle w:val="Heading4"/>
        <w:rPr>
          <w:rFonts w:ascii="Times New Roman" w:hAnsi="Times New Roman" w:cs="Times New Roman"/>
        </w:rPr>
      </w:pPr>
      <w:bookmarkStart w:id="14" w:name="husbandry"/>
      <w:bookmarkEnd w:id="13"/>
      <w:r w:rsidRPr="00AC6EFE">
        <w:rPr>
          <w:rFonts w:ascii="Times New Roman" w:hAnsi="Times New Roman" w:cs="Times New Roman"/>
        </w:rPr>
        <w:t>Husbandry</w:t>
      </w:r>
    </w:p>
    <w:p w14:paraId="6F210ED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Breeding colony</w:t>
      </w:r>
      <w:r w:rsidRPr="00AC6EFE">
        <w:rPr>
          <w:rFonts w:ascii="Times New Roman" w:hAnsi="Times New Roman" w:cs="Times New Roman"/>
        </w:rPr>
        <w:t xml:space="preserve"> – We tested juveniles from a 2019-established lab breeding colony. A total of 270 and 180 adults of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sidRPr="00AC6EFE">
        <w:rPr>
          <w:rFonts w:ascii="Times New Roman" w:hAnsi="Times New Roman" w:cs="Times New Roman"/>
          <w:i/>
          <w:iCs/>
        </w:rPr>
        <w:t>Acheta domestica</w:t>
      </w:r>
      <w:r w:rsidRPr="00AC6EFE">
        <w:rPr>
          <w:rFonts w:ascii="Times New Roman" w:hAnsi="Times New Roman" w:cs="Times New Roman"/>
        </w:rPr>
        <w:t>) per enclosure three days a week. Crickets were dusted with calcium weekly and multivitamins and calcium biweekly. We used a heat chord and a heat lamp following a 12 h light:12 h dark cycle to ensure a temperature gradient. Room temperatures were set to 22-24 ºC, and the warm side of enclosures was usually at 32-34 ºC.</w:t>
      </w:r>
    </w:p>
    <w:p w14:paraId="6243C55E" w14:textId="6616A137" w:rsidR="000C5BDB" w:rsidRPr="00AC6EFE" w:rsidRDefault="00000000">
      <w:pPr>
        <w:pStyle w:val="BodyText"/>
        <w:rPr>
          <w:rFonts w:ascii="Times New Roman" w:hAnsi="Times New Roman" w:cs="Times New Roman"/>
        </w:rPr>
      </w:pPr>
      <w:r w:rsidRPr="00AC6EFE">
        <w:rPr>
          <w:rFonts w:ascii="Times New Roman" w:hAnsi="Times New Roman" w:cs="Times New Roman"/>
          <w:i/>
          <w:iCs/>
        </w:rPr>
        <w:t>Eggs collection and incubation</w:t>
      </w:r>
      <w:r w:rsidRPr="00AC6EFE">
        <w:rPr>
          <w:rFonts w:ascii="Times New Roman" w:hAnsi="Times New Roman" w:cs="Times New Roman"/>
        </w:rP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w:t>
      </w:r>
      <w:ins w:id="15" w:author="Pablo Recio Santiago" w:date="2025-03-28T14:48:00Z" w16du:dateUtc="2025-03-28T03:48:00Z">
        <w:r w:rsidR="00DB5F93">
          <w:rPr>
            <w:rFonts w:ascii="Times New Roman" w:hAnsi="Times New Roman" w:cs="Times New Roman"/>
          </w:rPr>
          <w:t>B</w:t>
        </w:r>
      </w:ins>
      <w:del w:id="16" w:author="Pablo Recio Santiago" w:date="2025-03-28T14:48:00Z" w16du:dateUtc="2025-03-28T03:48:00Z">
        <w:r w:rsidRPr="00AC6EFE" w:rsidDel="00DB5F93">
          <w:rPr>
            <w:rFonts w:ascii="Times New Roman" w:hAnsi="Times New Roman" w:cs="Times New Roman"/>
          </w:rPr>
          <w:delText>T</w:delText>
        </w:r>
      </w:del>
      <w:r w:rsidRPr="00AC6EFE">
        <w:rPr>
          <w:rFonts w:ascii="Times New Roman" w:hAnsi="Times New Roman" w:cs="Times New Roman"/>
        </w:rPr>
        <w:t>WIT 2X5D-R1160 incubators at two different temperatures (see CORT and Temperature manipulation below) until hatching. Eggs were then checked three times a week for hatchlings.</w:t>
      </w:r>
    </w:p>
    <w:p w14:paraId="5CF790DF"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Hatchlings</w:t>
      </w:r>
      <w:r w:rsidRPr="00AC6EFE">
        <w:rPr>
          <w:rFonts w:ascii="Times New Roman" w:hAnsi="Times New Roman" w:cs="Times New Roman"/>
        </w:rPr>
        <w:t xml:space="preserve"> –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14:paraId="207DA02B"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w:t>
      </w:r>
      <w:r w:rsidRPr="00AC6EFE">
        <w:rPr>
          <w:rFonts w:ascii="Times New Roman" w:hAnsi="Times New Roman" w:cs="Times New Roman"/>
        </w:rPr>
        <w:lastRenderedPageBreak/>
        <w:t xml:space="preserve">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cricket per day dusted with calcium and multivitamins, and water was supplied </w:t>
      </w:r>
      <w:r w:rsidRPr="00AC6EFE">
        <w:rPr>
          <w:rFonts w:ascii="Times New Roman" w:hAnsi="Times New Roman" w:cs="Times New Roman"/>
          <w:i/>
          <w:iCs/>
        </w:rPr>
        <w:t>ad libitum</w:t>
      </w:r>
      <w:r w:rsidRPr="00AC6EFE">
        <w:rPr>
          <w:rFonts w:ascii="Times New Roman" w:hAnsi="Times New Roman" w:cs="Times New Roman"/>
        </w:rPr>
        <w:t>. We provided a temperature gradient by means of a heat cord and heat lamps in a 12 h light: 12 h dark cycle.</w:t>
      </w:r>
    </w:p>
    <w:p w14:paraId="0E764D58" w14:textId="77777777" w:rsidR="000C5BDB" w:rsidRPr="00AC6EFE" w:rsidRDefault="00000000">
      <w:pPr>
        <w:pStyle w:val="Heading4"/>
        <w:rPr>
          <w:rFonts w:ascii="Times New Roman" w:hAnsi="Times New Roman" w:cs="Times New Roman"/>
        </w:rPr>
      </w:pPr>
      <w:bookmarkStart w:id="17" w:name="cort-and-temperature-manipulation"/>
      <w:bookmarkEnd w:id="14"/>
      <w:r w:rsidRPr="00AC6EFE">
        <w:rPr>
          <w:rFonts w:ascii="Times New Roman" w:hAnsi="Times New Roman" w:cs="Times New Roman"/>
        </w:rPr>
        <w:t>CORT and Temperature Manipulation</w:t>
      </w:r>
    </w:p>
    <w:p w14:paraId="6B81D387" w14:textId="6DDD8789"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empirically test the effect of early environment, we manipulated CORT concentration in eggs and incubated them under one of two temperature regimes (‘Cold’ - 23 ± 3 ºC or ‘Hot’ - 28 ± 3 ºC) in a 2x2 factorial design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A). We topically dosed eggs with a CORT solution (10 </w:t>
      </w:r>
      <w:proofErr w:type="spellStart"/>
      <w:r w:rsidRPr="00AC6EFE">
        <w:rPr>
          <w:rFonts w:ascii="Times New Roman" w:hAnsi="Times New Roman" w:cs="Times New Roman"/>
        </w:rPr>
        <w:t>pg</w:t>
      </w:r>
      <w:proofErr w:type="spellEnd"/>
      <w:r w:rsidRPr="00AC6EFE">
        <w:rPr>
          <w:rFonts w:ascii="Times New Roman" w:hAnsi="Times New Roman" w:cs="Times New Roman"/>
        </w:rPr>
        <w:t>/mL)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000C5BDB" w:rsidRPr="00AC6EFE">
          <w:rPr>
            <w:rStyle w:val="Hyperlink"/>
            <w:rFonts w:ascii="Times New Roman" w:hAnsi="Times New Roman" w:cs="Times New Roman"/>
          </w:rPr>
          <w:t>Lovern and Adams 2008</w:t>
        </w:r>
      </w:hyperlink>
      <w:r w:rsidRPr="00AC6EFE">
        <w:rPr>
          <w:rFonts w:ascii="Times New Roman" w:hAnsi="Times New Roman" w:cs="Times New Roman"/>
        </w:rPr>
        <w:t xml:space="preserve">; </w:t>
      </w:r>
      <w:hyperlink w:anchor="ref-hanover2019corticosterone">
        <w:r w:rsidR="000C5BDB" w:rsidRPr="00AC6EFE">
          <w:rPr>
            <w:rStyle w:val="Hyperlink"/>
            <w:rFonts w:ascii="Times New Roman" w:hAnsi="Times New Roman" w:cs="Times New Roman"/>
          </w:rPr>
          <w:t>Hanover et al. 2019</w:t>
        </w:r>
      </w:hyperlink>
      <w:r w:rsidRPr="00AC6EFE">
        <w:rPr>
          <w:rFonts w:ascii="Times New Roman" w:hAnsi="Times New Roman" w:cs="Times New Roman"/>
        </w:rPr>
        <w:t>), while also validating that it fell within the range of CORT concentrations in eggs within our population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CORT treatment increased mean yolk CORT levels ~3.7x higher than control eggs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xml:space="preserve">). After the treatment, the eggs were incubated in one of the two previously mentioned temperature regimes (‘Cold’ or ‘Hot’) until hatching. </w:t>
      </w:r>
      <w:ins w:id="18" w:author="Pablo Recio Santiago" w:date="2025-03-28T15:11:00Z" w16du:dateUtc="2025-03-28T04:11:00Z">
        <w:r w:rsidR="00101600" w:rsidRPr="00101600">
          <w:rPr>
            <w:rFonts w:ascii="Times New Roman" w:hAnsi="Times New Roman" w:cs="Times New Roman"/>
          </w:rPr>
          <w:t xml:space="preserve">These temperatures represent the upper and lower limit of the natural incubation temperatures </w:t>
        </w:r>
      </w:ins>
      <w:ins w:id="19" w:author="Pablo Recio Santiago" w:date="2025-03-28T15:12:00Z" w16du:dateUtc="2025-03-28T04:12:00Z">
        <w:r w:rsidR="00101600">
          <w:rPr>
            <w:rFonts w:ascii="Times New Roman" w:hAnsi="Times New Roman" w:cs="Times New Roman"/>
          </w:rPr>
          <w:t>(Q</w:t>
        </w:r>
      </w:ins>
      <w:ins w:id="20" w:author="Pablo Recio Santiago" w:date="2025-03-28T15:11:00Z" w16du:dateUtc="2025-03-28T04:11:00Z">
        <w:r w:rsidR="00101600" w:rsidRPr="00101600">
          <w:rPr>
            <w:rFonts w:ascii="Times New Roman" w:hAnsi="Times New Roman" w:cs="Times New Roman"/>
          </w:rPr>
          <w:t>ualls</w:t>
        </w:r>
      </w:ins>
      <w:ins w:id="21" w:author="Pablo Recio Santiago" w:date="2025-03-28T15:12:00Z" w16du:dateUtc="2025-03-28T04:12:00Z">
        <w:r w:rsidR="00101600">
          <w:rPr>
            <w:rFonts w:ascii="Times New Roman" w:hAnsi="Times New Roman" w:cs="Times New Roman"/>
          </w:rPr>
          <w:t xml:space="preserve"> and Shine </w:t>
        </w:r>
      </w:ins>
      <w:ins w:id="22" w:author="Pablo Recio Santiago" w:date="2025-03-28T15:11:00Z" w16du:dateUtc="2025-03-28T04:11:00Z">
        <w:r w:rsidR="00101600" w:rsidRPr="00101600">
          <w:rPr>
            <w:rFonts w:ascii="Times New Roman" w:hAnsi="Times New Roman" w:cs="Times New Roman"/>
          </w:rPr>
          <w:t>2000</w:t>
        </w:r>
      </w:ins>
      <w:ins w:id="23" w:author="Pablo Recio Santiago" w:date="2025-03-28T15:12:00Z" w16du:dateUtc="2025-03-28T04:12:00Z">
        <w:r w:rsidR="00101600">
          <w:rPr>
            <w:rFonts w:ascii="Times New Roman" w:hAnsi="Times New Roman" w:cs="Times New Roman"/>
          </w:rPr>
          <w:t>;</w:t>
        </w:r>
      </w:ins>
      <w:ins w:id="24" w:author="Pablo Recio Santiago" w:date="2025-03-28T15:11:00Z" w16du:dateUtc="2025-03-28T04:11:00Z">
        <w:r w:rsidR="00101600" w:rsidRPr="00101600">
          <w:rPr>
            <w:rFonts w:ascii="Times New Roman" w:hAnsi="Times New Roman" w:cs="Times New Roman"/>
          </w:rPr>
          <w:t xml:space="preserve"> </w:t>
        </w:r>
      </w:ins>
      <w:proofErr w:type="spellStart"/>
      <w:ins w:id="25" w:author="Pablo Recio Santiago" w:date="2025-03-28T15:12:00Z" w16du:dateUtc="2025-03-28T04:12:00Z">
        <w:r w:rsidR="00101600">
          <w:rPr>
            <w:rFonts w:ascii="Times New Roman" w:hAnsi="Times New Roman" w:cs="Times New Roman"/>
          </w:rPr>
          <w:t>Cheetam</w:t>
        </w:r>
        <w:proofErr w:type="spellEnd"/>
        <w:r w:rsidR="00101600">
          <w:rPr>
            <w:rFonts w:ascii="Times New Roman" w:hAnsi="Times New Roman" w:cs="Times New Roman"/>
          </w:rPr>
          <w:t xml:space="preserve"> et al. 2011). </w:t>
        </w:r>
      </w:ins>
      <w:r w:rsidRPr="00AC6EFE">
        <w:rPr>
          <w:rFonts w:ascii="Times New Roman" w:hAnsi="Times New Roman" w:cs="Times New Roman"/>
        </w:rPr>
        <w:t>The number of eggs per clutch assigned to each hormone and temperature treatment was counterbalanced in both species.</w:t>
      </w:r>
    </w:p>
    <w:p w14:paraId="6E9CC279" w14:textId="77777777" w:rsidR="000C5BDB" w:rsidRPr="00AC6EFE" w:rsidRDefault="00000000">
      <w:pPr>
        <w:pStyle w:val="Heading4"/>
        <w:rPr>
          <w:rFonts w:ascii="Times New Roman" w:hAnsi="Times New Roman" w:cs="Times New Roman"/>
        </w:rPr>
      </w:pPr>
      <w:bookmarkStart w:id="26" w:name="learning"/>
      <w:bookmarkEnd w:id="17"/>
      <w:r w:rsidRPr="00AC6EFE">
        <w:rPr>
          <w:rFonts w:ascii="Times New Roman" w:hAnsi="Times New Roman" w:cs="Times New Roman"/>
        </w:rPr>
        <w:t>Learning</w:t>
      </w:r>
    </w:p>
    <w:p w14:paraId="0EDD9379"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estimate learning skills, we tested each lizard’s ability to locate a food reward in a color-associative learning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B). We divided the training phase into three stages: the first stage where lizards had to eat a small, frozen cricket (</w:t>
      </w:r>
      <w:r w:rsidRPr="00AC6EFE">
        <w:rPr>
          <w:rFonts w:ascii="Times New Roman" w:hAnsi="Times New Roman" w:cs="Times New Roman"/>
          <w:i/>
          <w:iCs/>
        </w:rPr>
        <w:t>A. domestica</w:t>
      </w:r>
      <w:r w:rsidRPr="00AC6EFE">
        <w:rPr>
          <w:rFonts w:ascii="Times New Roman" w:hAnsi="Times New Roman" w:cs="Times New Roman"/>
        </w:rPr>
        <w:t>) from an opaque petri dish (3D x 1.6H cm) placed in the middle of their enclosure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1); the second stage where the petri dish with the cricket was placed on top of the white 3D printed ramps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2); and the third where the cricket was left inside a well (3D x 1.75H cm) on the top of the ramp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14:paraId="656F31A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During the associative learning phase, we trained lizards to associate color with a food reward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D). This test was like the third stage of the training phase, but here, lizards were presented </w:t>
      </w:r>
      <w:r w:rsidRPr="00AC6EFE">
        <w:rPr>
          <w:rFonts w:ascii="Times New Roman" w:hAnsi="Times New Roman" w:cs="Times New Roman"/>
        </w:rPr>
        <w:lastRenderedPageBreak/>
        <w:t>with three 3D-printed ramps that differed in color. Ramps were green, red, and blue, as previous studies demonstrate that squamates can discriminate between these colors (</w:t>
      </w:r>
      <w:hyperlink w:anchor="ref-Baden_Osorio_2019_Vert_vision">
        <w:r w:rsidR="000C5BDB" w:rsidRPr="00AC6EFE">
          <w:rPr>
            <w:rStyle w:val="Hyperlink"/>
            <w:rFonts w:ascii="Times New Roman" w:hAnsi="Times New Roman" w:cs="Times New Roman"/>
          </w:rPr>
          <w:t>Baden and Osorio 2019</w:t>
        </w:r>
      </w:hyperlink>
      <w:r w:rsidRPr="00AC6EFE">
        <w:rPr>
          <w:rFonts w:ascii="Times New Roman" w:hAnsi="Times New Roman" w:cs="Times New Roman"/>
        </w:rPr>
        <w:t xml:space="preserve">). The food reward (small, frozen, </w:t>
      </w:r>
      <w:r w:rsidRPr="00AC6EFE">
        <w:rPr>
          <w:rFonts w:ascii="Times New Roman" w:hAnsi="Times New Roman" w:cs="Times New Roman"/>
          <w:i/>
          <w:iCs/>
        </w:rPr>
        <w:t>A. domestica</w:t>
      </w:r>
      <w:r w:rsidRPr="00AC6EFE">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prey chemical cues, as the lids had a series of small holes on the top to allow the release of those chemicals. To control for potential color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0C5BDB" w:rsidRPr="00AC6EFE" w14:paraId="612004A5" w14:textId="77777777">
        <w:tc>
          <w:tcPr>
            <w:tcW w:w="0" w:type="auto"/>
          </w:tcPr>
          <w:p w14:paraId="53FE62C5" w14:textId="530F1833" w:rsidR="000C5BDB" w:rsidRPr="00AC6EFE" w:rsidRDefault="000C5BDB">
            <w:pPr>
              <w:pStyle w:val="ImageCaption"/>
              <w:spacing w:before="200"/>
              <w:rPr>
                <w:rFonts w:ascii="Times New Roman" w:hAnsi="Times New Roman" w:cs="Times New Roman"/>
                <w:i w:val="0"/>
                <w:iCs/>
              </w:rPr>
            </w:pPr>
            <w:bookmarkStart w:id="27" w:name="fig-Methods"/>
          </w:p>
        </w:tc>
        <w:bookmarkEnd w:id="27"/>
      </w:tr>
    </w:tbl>
    <w:p w14:paraId="245F090E" w14:textId="4A15A20B" w:rsidR="000C5BDB" w:rsidRPr="00AC6EFE" w:rsidRDefault="00000000">
      <w:pPr>
        <w:pStyle w:val="BodyText"/>
        <w:rPr>
          <w:rFonts w:ascii="Times New Roman" w:hAnsi="Times New Roman" w:cs="Times New Roman"/>
        </w:rPr>
      </w:pPr>
      <w:r w:rsidRPr="00AC6EFE">
        <w:rPr>
          <w:rFonts w:ascii="Times New Roman" w:hAnsi="Times New Roman" w:cs="Times New Roman"/>
        </w:rPr>
        <w:t>The experiment occurred between the 6</w:t>
      </w:r>
      <w:r w:rsidRPr="00AC6EFE">
        <w:rPr>
          <w:rFonts w:ascii="Times New Roman" w:hAnsi="Times New Roman" w:cs="Times New Roman"/>
          <w:vertAlign w:val="superscript"/>
        </w:rPr>
        <w:t>th</w:t>
      </w:r>
      <w:r w:rsidRPr="00AC6EFE">
        <w:rPr>
          <w:rFonts w:ascii="Times New Roman" w:hAnsi="Times New Roman" w:cs="Times New Roman"/>
        </w:rPr>
        <w:t xml:space="preserve"> of March to the 17</w:t>
      </w:r>
      <w:r w:rsidRPr="00AC6EFE">
        <w:rPr>
          <w:rFonts w:ascii="Times New Roman" w:hAnsi="Times New Roman" w:cs="Times New Roman"/>
          <w:vertAlign w:val="superscript"/>
        </w:rPr>
        <w:t>th</w:t>
      </w:r>
      <w:r w:rsidRPr="00AC6EFE">
        <w:rPr>
          <w:rFonts w:ascii="Times New Roman" w:hAnsi="Times New Roman" w:cs="Times New Roman"/>
        </w:rPr>
        <w:t xml:space="preserve"> of May 2023, and tests were performed between 1100 to 1200 when the lizards were active. Trials in the learning phase were recorded with CCTV systems, always using the same camera per individual. </w:t>
      </w:r>
      <w:del w:id="28" w:author="Pablo Recio Santiago" w:date="2025-03-28T14:50:00Z" w16du:dateUtc="2025-03-28T03:50:00Z">
        <w:r w:rsidRPr="00AC6EFE" w:rsidDel="00DB5F93">
          <w:rPr>
            <w:rFonts w:ascii="Times New Roman" w:hAnsi="Times New Roman" w:cs="Times New Roman"/>
          </w:rPr>
          <w:delText xml:space="preserve">We </w:delText>
        </w:r>
      </w:del>
      <w:ins w:id="29" w:author="Pablo Recio Santiago" w:date="2025-03-28T14:50:00Z" w16du:dateUtc="2025-03-28T03:50:00Z">
        <w:r w:rsidR="00DB5F93">
          <w:rPr>
            <w:rFonts w:ascii="Times New Roman" w:hAnsi="Times New Roman" w:cs="Times New Roman"/>
          </w:rPr>
          <w:t xml:space="preserve">All the videos were </w:t>
        </w:r>
        <w:proofErr w:type="spellStart"/>
        <w:r w:rsidR="00DB5F93">
          <w:rPr>
            <w:rFonts w:ascii="Times New Roman" w:hAnsi="Times New Roman" w:cs="Times New Roman"/>
          </w:rPr>
          <w:t>analysed</w:t>
        </w:r>
        <w:proofErr w:type="spellEnd"/>
        <w:r w:rsidR="00DB5F93">
          <w:rPr>
            <w:rFonts w:ascii="Times New Roman" w:hAnsi="Times New Roman" w:cs="Times New Roman"/>
          </w:rPr>
          <w:t xml:space="preserve"> by the same observer (PR) who was blind to the treatment of the lizards. </w:t>
        </w:r>
      </w:ins>
      <w:ins w:id="30" w:author="Pablo Recio Santiago" w:date="2025-03-28T14:51:00Z" w16du:dateUtc="2025-03-28T03:51:00Z">
        <w:r w:rsidR="00DB5F93">
          <w:rPr>
            <w:rFonts w:ascii="Times New Roman" w:hAnsi="Times New Roman" w:cs="Times New Roman"/>
          </w:rPr>
          <w:t>W</w:t>
        </w:r>
      </w:ins>
      <w:ins w:id="31" w:author="Pablo Recio Santiago" w:date="2025-03-28T14:50:00Z" w16du:dateUtc="2025-03-28T03:50:00Z">
        <w:r w:rsidR="00DB5F93" w:rsidRPr="00AC6EFE">
          <w:rPr>
            <w:rFonts w:ascii="Times New Roman" w:hAnsi="Times New Roman" w:cs="Times New Roman"/>
          </w:rPr>
          <w:t xml:space="preserve">e </w:t>
        </w:r>
      </w:ins>
      <w:r w:rsidRPr="00AC6EFE">
        <w:rPr>
          <w:rFonts w:ascii="Times New Roman" w:hAnsi="Times New Roman" w:cs="Times New Roman"/>
        </w:rPr>
        <w:t>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p w14:paraId="6CEB3321" w14:textId="77777777" w:rsidR="000C5BDB" w:rsidRPr="00AC6EFE" w:rsidRDefault="00000000">
      <w:pPr>
        <w:pStyle w:val="Heading4"/>
        <w:rPr>
          <w:rFonts w:ascii="Times New Roman" w:hAnsi="Times New Roman" w:cs="Times New Roman"/>
        </w:rPr>
      </w:pPr>
      <w:bookmarkStart w:id="32" w:name="statistical-analyses"/>
      <w:bookmarkEnd w:id="26"/>
      <w:r w:rsidRPr="00AC6EFE">
        <w:rPr>
          <w:rFonts w:ascii="Times New Roman" w:hAnsi="Times New Roman" w:cs="Times New Roman"/>
        </w:rPr>
        <w:t>Statistical analyses</w:t>
      </w:r>
    </w:p>
    <w:p w14:paraId="1615590D"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performed analyses for each species separately. Preliminary analyses showed a significant effect of the color. As such, we decided to split the data by color (blue or red). Therefore, we ran a total of four different Bayesian multilevel models using the </w:t>
      </w:r>
      <w:proofErr w:type="spellStart"/>
      <w:r w:rsidRPr="00AC6EFE">
        <w:rPr>
          <w:rFonts w:ascii="Times New Roman" w:hAnsi="Times New Roman" w:cs="Times New Roman"/>
          <w:i/>
          <w:iCs/>
        </w:rPr>
        <w:t>brm</w:t>
      </w:r>
      <w:proofErr w:type="spellEnd"/>
      <w:r w:rsidRPr="00AC6EFE">
        <w:rPr>
          <w:rFonts w:ascii="Times New Roman" w:hAnsi="Times New Roman" w:cs="Times New Roman"/>
        </w:rPr>
        <w:t xml:space="preserve"> function from the brms package (</w:t>
      </w:r>
      <w:proofErr w:type="spellStart"/>
      <w:r w:rsidR="000C5BDB">
        <w:fldChar w:fldCharType="begin"/>
      </w:r>
      <w:r w:rsidR="000C5BDB">
        <w:instrText>HYPERLINK \l "ref-burkner2017brms" \h</w:instrText>
      </w:r>
      <w:r w:rsidR="000C5BDB">
        <w:fldChar w:fldCharType="separate"/>
      </w:r>
      <w:r w:rsidR="000C5BDB" w:rsidRPr="00AC6EFE">
        <w:rPr>
          <w:rStyle w:val="Hyperlink"/>
          <w:rFonts w:ascii="Times New Roman" w:hAnsi="Times New Roman" w:cs="Times New Roman"/>
        </w:rPr>
        <w:t>Bürkner</w:t>
      </w:r>
      <w:proofErr w:type="spellEnd"/>
      <w:r w:rsidR="000C5BDB" w:rsidRPr="00AC6EFE">
        <w:rPr>
          <w:rStyle w:val="Hyperlink"/>
          <w:rFonts w:ascii="Times New Roman" w:hAnsi="Times New Roman" w:cs="Times New Roman"/>
        </w:rPr>
        <w:t xml:space="preserve"> 2017</w:t>
      </w:r>
      <w:r w:rsidR="000C5BDB">
        <w:fldChar w:fldCharType="end"/>
      </w:r>
      <w:r w:rsidRPr="00AC6EFE">
        <w:rPr>
          <w:rFonts w:ascii="Times New Roman" w:hAnsi="Times New Roman" w:cs="Times New Roman"/>
        </w:rPr>
        <w:t>) in R (version 2.8.2) (</w:t>
      </w:r>
      <w:hyperlink w:anchor="ref-R">
        <w:r w:rsidR="000C5BDB" w:rsidRPr="00AC6EFE">
          <w:rPr>
            <w:rStyle w:val="Hyperlink"/>
            <w:rFonts w:ascii="Times New Roman" w:hAnsi="Times New Roman" w:cs="Times New Roman"/>
          </w:rPr>
          <w:t>R Core Team 2021</w:t>
        </w:r>
      </w:hyperlink>
      <w:r w:rsidRPr="00AC6EFE">
        <w:rPr>
          <w:rFonts w:ascii="Times New Roman" w:hAnsi="Times New Roman" w:cs="Times New Roman"/>
        </w:rPr>
        <w:t>). We ran four parallel MCMC chains of 3000 iterations for each model, with a warmup period of 1000 iterations. We checked that all MCMC chains converged (</w:t>
      </w:r>
      <w:proofErr w:type="spellStart"/>
      <w:r w:rsidRPr="00AC6EFE">
        <w:rPr>
          <w:rFonts w:ascii="Times New Roman" w:hAnsi="Times New Roman" w:cs="Times New Roman"/>
        </w:rPr>
        <w:t>R</w:t>
      </w:r>
      <w:r w:rsidRPr="00AC6EFE">
        <w:rPr>
          <w:rFonts w:ascii="Times New Roman" w:hAnsi="Times New Roman" w:cs="Times New Roman"/>
          <w:vertAlign w:val="subscript"/>
        </w:rPr>
        <w:t>hat</w:t>
      </w:r>
      <w:proofErr w:type="spellEnd"/>
      <w:r w:rsidRPr="00AC6EFE">
        <w:rPr>
          <w:rFonts w:ascii="Times New Roman" w:hAnsi="Times New Roman" w:cs="Times New Roman"/>
        </w:rPr>
        <w:t xml:space="preserve"> &lt; 1.2) and mixed effectively to ensure we had &gt;1000 effective samples from the posterior distribution.</w:t>
      </w:r>
    </w:p>
    <w:p w14:paraId="4C05F5F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each lizard’s random intercept and slope (trial) in our models. We also incorporated the clutch identity as a random factor. </w:t>
      </w:r>
      <w:r w:rsidRPr="00AC6EFE">
        <w:rPr>
          <w:rFonts w:ascii="Times New Roman" w:hAnsi="Times New Roman" w:cs="Times New Roman"/>
          <w:i/>
          <w:iCs/>
        </w:rPr>
        <w:t>L. delicata</w:t>
      </w:r>
      <w:r w:rsidRPr="00AC6EFE">
        <w:rPr>
          <w:rFonts w:ascii="Times New Roman" w:hAnsi="Times New Roman" w:cs="Times New Roman"/>
        </w:rPr>
        <w:t xml:space="preserve"> lays one clutch per breeding season while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lays up to two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 (</w:t>
      </w:r>
      <w:hyperlink w:anchor="ref-kar2024heritability">
        <w:r w:rsidR="000C5BDB" w:rsidRPr="00AC6EFE">
          <w:rPr>
            <w:rStyle w:val="Hyperlink"/>
            <w:rFonts w:ascii="Times New Roman" w:hAnsi="Times New Roman" w:cs="Times New Roman"/>
          </w:rPr>
          <w:t>Kar et al. 2024</w:t>
        </w:r>
      </w:hyperlink>
      <w:r w:rsidRPr="00AC6EFE">
        <w:rPr>
          <w:rFonts w:ascii="Times New Roman" w:hAnsi="Times New Roman" w:cs="Times New Roman"/>
        </w:rPr>
        <w:t xml:space="preserve">). Considering our partial split-clutch design and the expectation that maternal effects are likely more pronounced </w:t>
      </w:r>
      <w:r w:rsidRPr="00AC6EFE">
        <w:rPr>
          <w:rFonts w:ascii="Times New Roman" w:hAnsi="Times New Roman" w:cs="Times New Roman"/>
        </w:rPr>
        <w:lastRenderedPageBreak/>
        <w:t>than paternal effects in these species, incorporating clutch as a random factor should effectively account for parental condition.</w:t>
      </w:r>
    </w:p>
    <w:p w14:paraId="1BB96E4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in lizards can be age-dependent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and given that incubation temperature will affect hatching time (</w:t>
      </w:r>
      <w:hyperlink w:anchor="ref-zhang2023developmental">
        <w:r w:rsidR="000C5BDB" w:rsidRPr="00AC6EFE">
          <w:rPr>
            <w:rStyle w:val="Hyperlink"/>
            <w:rFonts w:ascii="Times New Roman" w:hAnsi="Times New Roman" w:cs="Times New Roman"/>
          </w:rPr>
          <w:t>Zhang et al. 2023</w:t>
        </w:r>
      </w:hyperlink>
      <w:r w:rsidRPr="00AC6EFE">
        <w:rPr>
          <w:rFonts w:ascii="Times New Roman" w:hAnsi="Times New Roman" w:cs="Times New Roman"/>
        </w:rPr>
        <w:t xml:space="preserve">), we explored the effects of age on learning by including it as a predictor. Lizard ages at the beginning of the experiment ranged from 41 to 148 days old in </w:t>
      </w:r>
      <w:r w:rsidRPr="00AC6EFE">
        <w:rPr>
          <w:rFonts w:ascii="Times New Roman" w:hAnsi="Times New Roman" w:cs="Times New Roman"/>
          <w:i/>
          <w:iCs/>
        </w:rPr>
        <w:t>L. delicata</w:t>
      </w:r>
      <w:r w:rsidRPr="00AC6EFE">
        <w:rPr>
          <w:rFonts w:ascii="Times New Roman" w:hAnsi="Times New Roman" w:cs="Times New Roman"/>
        </w:rPr>
        <w:t xml:space="preserve"> and 48 to 132 in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However, when this variable was included in the models, we did not find any significant effect of age (see </w:t>
      </w:r>
      <w:r w:rsidRPr="00AC6EFE">
        <w:rPr>
          <w:rFonts w:ascii="Times New Roman" w:hAnsi="Times New Roman" w:cs="Times New Roman"/>
          <w:i/>
          <w:iCs/>
        </w:rPr>
        <w:t>Supplementary Material</w:t>
      </w:r>
      <w:r w:rsidRPr="00AC6EFE">
        <w:rPr>
          <w:rFonts w:ascii="Times New Roman" w:hAnsi="Times New Roman" w:cs="Times New Roman"/>
        </w:rPr>
        <w:t>). As such, we present models without age as a fixed effect.</w:t>
      </w:r>
    </w:p>
    <w:p w14:paraId="33C77A92"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14:paraId="06B60D6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Decision-making, in contrast, is considered the average probability of choosing correctly in a given trial. We estimated the predicted probability of choosing the correct ramp in the first trial using the intercepts from our posterior distributions following the formula:</w:t>
      </w:r>
    </w:p>
    <w:p w14:paraId="112D0482" w14:textId="77777777" w:rsidR="000C5BDB" w:rsidRPr="00AC6EFE" w:rsidRDefault="00000000">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nor/>
                </m:rPr>
                <w:rPr>
                  <w:rFonts w:ascii="Times New Roman" w:hAnsi="Times New Roman" w:cs="Times New Roman"/>
                </w:rPr>
                <m:t>Probability</m:t>
              </m:r>
            </m:e>
            <m:sub>
              <m:r>
                <m:rPr>
                  <m:nor/>
                </m:rPr>
                <w:rPr>
                  <w:rFonts w:ascii="Times New Roman" w:hAnsi="Times New Roman" w:cs="Times New Roman"/>
                </w:rPr>
                <m:t>(Trial)</m:t>
              </m: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den>
          </m:f>
        </m:oMath>
      </m:oMathPara>
    </w:p>
    <w:p w14:paraId="0712ABC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In our case, we were interested in estimating the probability of correct choice at the early stages of learning [P</w:t>
      </w:r>
      <w:r w:rsidRPr="00AC6EFE">
        <w:rPr>
          <w:rFonts w:ascii="Times New Roman" w:hAnsi="Times New Roman" w:cs="Times New Roman"/>
          <w:vertAlign w:val="subscript"/>
        </w:rPr>
        <w:t>(1)</w:t>
      </w:r>
      <w:r w:rsidRPr="00AC6EFE">
        <w:rPr>
          <w:rFonts w:ascii="Times New Roman" w:hAnsi="Times New Roman" w:cs="Times New Roman"/>
        </w:rPr>
        <w:t>] because perception can play a role in the learning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It also allowed us to test if lizards were biased towards the assigned color.</w:t>
      </w:r>
    </w:p>
    <w:p w14:paraId="7254756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We calculated the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to test the hypothesis that learning rates and contrasts were different from zero, and that the probability of choosing correctly in the first trial was higher than expected by chance (0.33). We considered statistical significance as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&lt; 0.05.</w:t>
      </w:r>
    </w:p>
    <w:p w14:paraId="2D293CF9" w14:textId="77777777" w:rsidR="000C5BDB" w:rsidRPr="00AC6EFE" w:rsidRDefault="00000000">
      <w:pPr>
        <w:pStyle w:val="Heading2"/>
        <w:rPr>
          <w:rFonts w:ascii="Times New Roman" w:hAnsi="Times New Roman" w:cs="Times New Roman"/>
        </w:rPr>
      </w:pPr>
      <w:bookmarkStart w:id="33" w:name="results"/>
      <w:bookmarkEnd w:id="12"/>
      <w:bookmarkEnd w:id="32"/>
      <w:r w:rsidRPr="00AC6EFE">
        <w:rPr>
          <w:rFonts w:ascii="Times New Roman" w:hAnsi="Times New Roman" w:cs="Times New Roman"/>
        </w:rPr>
        <w:t>Results</w:t>
      </w:r>
    </w:p>
    <w:p w14:paraId="2214F1A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and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(figures for both species with the raw data are included in the </w:t>
      </w:r>
      <w:r w:rsidRPr="00AC6EFE">
        <w:rPr>
          <w:rFonts w:ascii="Times New Roman" w:hAnsi="Times New Roman" w:cs="Times New Roman"/>
          <w:i/>
          <w:iCs/>
        </w:rPr>
        <w:t>Supplementary Material</w:t>
      </w:r>
      <w:r w:rsidRPr="00AC6EFE">
        <w:rPr>
          <w:rFonts w:ascii="Times New Roman" w:hAnsi="Times New Roman" w:cs="Times New Roman"/>
        </w:rPr>
        <w:t xml:space="preserve">). Mean slopes (denoted as β throughout) per treatment for both species are provided in Table 1 in the </w:t>
      </w:r>
      <w:r w:rsidRPr="00AC6EFE">
        <w:rPr>
          <w:rFonts w:ascii="Times New Roman" w:hAnsi="Times New Roman" w:cs="Times New Roman"/>
          <w:i/>
          <w:iCs/>
        </w:rPr>
        <w:t>Supplementary Material</w:t>
      </w:r>
      <w:r w:rsidRPr="00AC6EFE">
        <w:rPr>
          <w:rFonts w:ascii="Times New Roman" w:hAnsi="Times New Roman" w:cs="Times New Roman"/>
        </w:rPr>
        <w:t>.</w:t>
      </w:r>
    </w:p>
    <w:p w14:paraId="18875B4D" w14:textId="77777777" w:rsidR="000C5BDB" w:rsidRPr="00AC6EFE" w:rsidRDefault="00000000">
      <w:pPr>
        <w:pStyle w:val="Heading4"/>
        <w:rPr>
          <w:rFonts w:ascii="Times New Roman" w:hAnsi="Times New Roman" w:cs="Times New Roman"/>
        </w:rPr>
      </w:pPr>
      <w:bookmarkStart w:id="34" w:name="X8f63264ce719a643470f6ddcb4a2c43072e619c"/>
      <w:r w:rsidRPr="00AC6EFE">
        <w:rPr>
          <w:rFonts w:ascii="Times New Roman" w:hAnsi="Times New Roman" w:cs="Times New Roman"/>
        </w:rPr>
        <w:t>Early developmental environments do not influence visual-sensory systems to impact decision-making</w:t>
      </w:r>
    </w:p>
    <w:p w14:paraId="1BC66554" w14:textId="77777777" w:rsidR="000C5BDB" w:rsidRPr="00AC6EFE" w:rsidRDefault="00000000">
      <w:pPr>
        <w:pStyle w:val="FirstParagraph"/>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individuals given the blue ramp as the correct choice had an 89.5% increase in the probability of choosing the right ramp on trial 1 compared to lizards assigned to the red ramps (mean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0.657, 95% CI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[0.361 , 0.896]; mean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0.347, 95% CI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[0.069 , 0.835]), suggesting a bias towards blue. A blue bias was also supported by initial choices differing significantly from chance, and this was consistent across all treatments (i.e., P &gt; </w:t>
      </w:r>
      <w:r w:rsidRPr="00AC6EFE">
        <w:rPr>
          <w:rFonts w:ascii="Times New Roman" w:hAnsi="Times New Roman" w:cs="Times New Roman"/>
        </w:rPr>
        <w:lastRenderedPageBreak/>
        <w:t xml:space="preserve">0.33; Table 2 in </w:t>
      </w:r>
      <w:r w:rsidRPr="00AC6EFE">
        <w:rPr>
          <w:rFonts w:ascii="Times New Roman" w:hAnsi="Times New Roman" w:cs="Times New Roman"/>
          <w:i/>
          <w:iCs/>
        </w:rPr>
        <w:t>Supplementary Material</w:t>
      </w:r>
      <w:r w:rsidRPr="00AC6EFE">
        <w:rPr>
          <w:rFonts w:ascii="Times New Roman" w:hAnsi="Times New Roman" w:cs="Times New Roman"/>
        </w:rPr>
        <w:t xml:space="preserve">). However, this difference in the probability of correctly choosing between red and blue ramps was not significant, likely due to small sample sizes (Contrast between probabilities: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0.310,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0.23,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w:t>
      </w:r>
    </w:p>
    <w:p w14:paraId="2529FE8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L. delicata</w:t>
      </w:r>
      <w:r w:rsidRPr="00AC6EFE">
        <w:rPr>
          <w:rFonts w:ascii="Times New Roman" w:hAnsi="Times New Roman" w:cs="Times New Roman"/>
        </w:rPr>
        <w:t xml:space="preserve"> was not impacted by the CORT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0.20), incubation temperature (</w:t>
      </w:r>
      <w:proofErr w:type="spellStart"/>
      <w:r w:rsidRPr="00AC6EFE">
        <w:rPr>
          <w:rFonts w:ascii="Times New Roman" w:hAnsi="Times New Roman" w:cs="Times New Roman"/>
        </w:rPr>
        <w:t>P</w:t>
      </w:r>
      <w:r w:rsidRPr="00AC6EFE">
        <w:rPr>
          <w:rFonts w:ascii="Times New Roman" w:hAnsi="Times New Roman" w:cs="Times New Roman"/>
          <w:vertAlign w:val="subscript"/>
        </w:rPr>
        <w:t>Hot</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Cold</w:t>
      </w:r>
      <w:proofErr w:type="spellEnd"/>
      <w:r w:rsidRPr="00AC6EFE">
        <w:rPr>
          <w:rFonts w:ascii="Times New Roman" w:hAnsi="Times New Roman" w:cs="Times New Roman"/>
        </w:rPr>
        <w:t xml:space="preserve"> = 0.237,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0.14)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xml:space="preserve">)] = 0.072,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0.20) when red ramps were the correct choice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 When blue ramps were the correct choice, there was no significant effect of hormone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0.118,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0.39), temperature (</w:t>
      </w:r>
      <w:proofErr w:type="spellStart"/>
      <w:r w:rsidRPr="00AC6EFE">
        <w:rPr>
          <w:rFonts w:ascii="Times New Roman" w:hAnsi="Times New Roman" w:cs="Times New Roman"/>
        </w:rPr>
        <w:t>P</w:t>
      </w:r>
      <w:r w:rsidRPr="00AC6EFE">
        <w:rPr>
          <w:rFonts w:ascii="Times New Roman" w:hAnsi="Times New Roman" w:cs="Times New Roman"/>
          <w:vertAlign w:val="subscript"/>
        </w:rPr>
        <w:t>Hot</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Cold</w:t>
      </w:r>
      <w:proofErr w:type="spellEnd"/>
      <w:r w:rsidRPr="00AC6EFE">
        <w:rPr>
          <w:rFonts w:ascii="Times New Roman" w:hAnsi="Times New Roman" w:cs="Times New Roman"/>
        </w:rPr>
        <w:t xml:space="preserve"> = -0.073,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0.65)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xml:space="preserve">)] = 0.005,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0.75) either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D).</w:t>
      </w:r>
    </w:p>
    <w:p w14:paraId="5715CDDE" w14:textId="77777777" w:rsidR="000C5BDB" w:rsidRPr="00AC6EFE" w:rsidRDefault="00000000">
      <w:pPr>
        <w:pStyle w:val="BodyText"/>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when the correct ramps were blue,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had a 115.7% increase in the probability of choosing the right ramp on trial 1 compared to red ramps (mean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0.553, 95% CI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[0.201 , 0.927]; mean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0.256, 95% CI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[0.028 , 0.806]). However, the difference was not significant (Contrast between probabilities: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0.297,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0.16,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w:t>
      </w:r>
    </w:p>
    <w:p w14:paraId="7A87952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when the red ramps are the correct choice, was not affected by the hormone treatment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0.20), temperature treatment (</w:t>
      </w:r>
      <w:proofErr w:type="spellStart"/>
      <w:r w:rsidRPr="00AC6EFE">
        <w:rPr>
          <w:rFonts w:ascii="Times New Roman" w:hAnsi="Times New Roman" w:cs="Times New Roman"/>
        </w:rPr>
        <w:t>P</w:t>
      </w:r>
      <w:r w:rsidRPr="00AC6EFE">
        <w:rPr>
          <w:rFonts w:ascii="Times New Roman" w:hAnsi="Times New Roman" w:cs="Times New Roman"/>
          <w:vertAlign w:val="subscript"/>
        </w:rPr>
        <w:t>Hot</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Cold</w:t>
      </w:r>
      <w:proofErr w:type="spellEnd"/>
      <w:r w:rsidRPr="00AC6EFE">
        <w:rPr>
          <w:rFonts w:ascii="Times New Roman" w:hAnsi="Times New Roman" w:cs="Times New Roman"/>
        </w:rPr>
        <w:t xml:space="preserve"> = 0.230,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0.10)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xml:space="preserve">)] = 0.125,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0.25;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A). When blue ramps were the correct choice, neither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0.231,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0.118,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0.43; ),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-0.037) have significant effects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D).</w:t>
      </w:r>
    </w:p>
    <w:tbl>
      <w:tblPr>
        <w:tblStyle w:val="Table"/>
        <w:tblW w:w="5000" w:type="pct"/>
        <w:tblLook w:val="0000" w:firstRow="0" w:lastRow="0" w:firstColumn="0" w:lastColumn="0" w:noHBand="0" w:noVBand="0"/>
      </w:tblPr>
      <w:tblGrid>
        <w:gridCol w:w="9576"/>
      </w:tblGrid>
      <w:tr w:rsidR="000C5BDB" w:rsidRPr="00AC6EFE" w14:paraId="7AF902A0" w14:textId="77777777">
        <w:tc>
          <w:tcPr>
            <w:tcW w:w="0" w:type="auto"/>
          </w:tcPr>
          <w:p w14:paraId="41DDF47C" w14:textId="1C96D25F" w:rsidR="000C5BDB" w:rsidRPr="00AC6EFE" w:rsidRDefault="000C5BDB">
            <w:pPr>
              <w:pStyle w:val="ImageCaption"/>
              <w:spacing w:before="200"/>
              <w:rPr>
                <w:rFonts w:ascii="Times New Roman" w:hAnsi="Times New Roman" w:cs="Times New Roman"/>
                <w:i w:val="0"/>
                <w:iCs/>
              </w:rPr>
            </w:pPr>
            <w:bookmarkStart w:id="35" w:name="fig-deli"/>
          </w:p>
        </w:tc>
        <w:bookmarkEnd w:id="35"/>
      </w:tr>
    </w:tbl>
    <w:p w14:paraId="3DE69C33" w14:textId="77777777" w:rsidR="000C5BDB" w:rsidRPr="00AC6EFE" w:rsidRDefault="00000000">
      <w:pPr>
        <w:pStyle w:val="Heading4"/>
        <w:rPr>
          <w:rFonts w:ascii="Times New Roman" w:hAnsi="Times New Roman" w:cs="Times New Roman"/>
        </w:rPr>
      </w:pPr>
      <w:bookmarkStart w:id="36" w:name="X4941bebaba902ba0e6508d20013be5e1365d691"/>
      <w:bookmarkEnd w:id="34"/>
      <w:r w:rsidRPr="00AC6EFE">
        <w:rPr>
          <w:rFonts w:ascii="Times New Roman" w:hAnsi="Times New Roman" w:cs="Times New Roman"/>
        </w:rPr>
        <w:t>Early developmental environments do not impact the rates of learning across species</w:t>
      </w:r>
    </w:p>
    <w:p w14:paraId="530335E8" w14:textId="77777777" w:rsidR="000C5BDB" w:rsidRPr="00AC6EFE" w:rsidRDefault="00000000">
      <w:pPr>
        <w:pStyle w:val="FirstParagraph"/>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Learning rates for those </w:t>
      </w:r>
      <w:r w:rsidRPr="00AC6EFE">
        <w:rPr>
          <w:rFonts w:ascii="Times New Roman" w:hAnsi="Times New Roman" w:cs="Times New Roman"/>
          <w:i/>
          <w:iCs/>
        </w:rPr>
        <w:t>L. delicata</w:t>
      </w:r>
      <w:r w:rsidRPr="00AC6EFE">
        <w:rPr>
          <w:rFonts w:ascii="Times New Roman" w:hAnsi="Times New Roman" w:cs="Times New Roman"/>
        </w:rPr>
        <w:t xml:space="preserve"> assigned to red ramps did not show any significant effects of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-0.014,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0.76),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-0.004,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0.94),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0.061,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0.17)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B, C). Similarly, those assigned to blue were also not affected by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0.98),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0.32),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0.041,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0.41)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E, F).</w:t>
      </w:r>
    </w:p>
    <w:p w14:paraId="3D37D5E8" w14:textId="77777777" w:rsidR="000C5BDB" w:rsidRPr="00AC6EFE" w:rsidRDefault="00000000">
      <w:pPr>
        <w:pStyle w:val="BodyText"/>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Learning rates in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were not influenced by hormone treatment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-0.009,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0.84), temperature treatment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-0.032,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0.49),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0.026,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0.66) when red ramps were the correct choice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B, C). Similarly,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-0.046,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0.38),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0.016,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0.79) were not significant for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assigned to blue ramps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E, F).</w:t>
      </w:r>
    </w:p>
    <w:tbl>
      <w:tblPr>
        <w:tblStyle w:val="Table"/>
        <w:tblW w:w="5000" w:type="pct"/>
        <w:tblLook w:val="0000" w:firstRow="0" w:lastRow="0" w:firstColumn="0" w:lastColumn="0" w:noHBand="0" w:noVBand="0"/>
      </w:tblPr>
      <w:tblGrid>
        <w:gridCol w:w="9576"/>
      </w:tblGrid>
      <w:tr w:rsidR="000C5BDB" w:rsidRPr="00AC6EFE" w14:paraId="73774643" w14:textId="77777777">
        <w:tc>
          <w:tcPr>
            <w:tcW w:w="0" w:type="auto"/>
          </w:tcPr>
          <w:p w14:paraId="3DB8BEAA" w14:textId="6494F502" w:rsidR="000C5BDB" w:rsidRPr="00AC6EFE" w:rsidRDefault="000C5BDB">
            <w:pPr>
              <w:pStyle w:val="ImageCaption"/>
              <w:spacing w:before="200"/>
              <w:rPr>
                <w:rFonts w:ascii="Times New Roman" w:hAnsi="Times New Roman" w:cs="Times New Roman"/>
                <w:i w:val="0"/>
                <w:iCs/>
              </w:rPr>
            </w:pPr>
            <w:bookmarkStart w:id="37" w:name="fig-guich"/>
          </w:p>
        </w:tc>
        <w:bookmarkEnd w:id="37"/>
      </w:tr>
    </w:tbl>
    <w:p w14:paraId="41CF759F" w14:textId="77777777" w:rsidR="000C5BDB" w:rsidRPr="00AC6EFE" w:rsidRDefault="00000000">
      <w:pPr>
        <w:pStyle w:val="Heading4"/>
        <w:rPr>
          <w:rFonts w:ascii="Times New Roman" w:hAnsi="Times New Roman" w:cs="Times New Roman"/>
        </w:rPr>
      </w:pPr>
      <w:bookmarkStart w:id="38" w:name="X219273748fa56c73aa24f3dc514c42227284da4"/>
      <w:bookmarkEnd w:id="36"/>
      <w:r w:rsidRPr="00AC6EFE">
        <w:rPr>
          <w:rFonts w:ascii="Times New Roman" w:hAnsi="Times New Roman" w:cs="Times New Roman"/>
        </w:rPr>
        <w:lastRenderedPageBreak/>
        <w:t xml:space="preserve">Contrasting impacts of early developmental environments on decision-making and learning in </w:t>
      </w:r>
      <w:proofErr w:type="spellStart"/>
      <w:r w:rsidRPr="00AC6EFE">
        <w:rPr>
          <w:rFonts w:ascii="Times New Roman" w:hAnsi="Times New Roman" w:cs="Times New Roman"/>
          <w:iCs/>
        </w:rPr>
        <w:t>Lampropholis</w:t>
      </w:r>
      <w:proofErr w:type="spellEnd"/>
      <w:r w:rsidRPr="00AC6EFE">
        <w:rPr>
          <w:rFonts w:ascii="Times New Roman" w:hAnsi="Times New Roman" w:cs="Times New Roman"/>
          <w:iCs/>
        </w:rPr>
        <w:t xml:space="preserve"> delicata</w:t>
      </w:r>
      <w:r w:rsidRPr="00AC6EFE">
        <w:rPr>
          <w:rFonts w:ascii="Times New Roman" w:hAnsi="Times New Roman" w:cs="Times New Roman"/>
        </w:rPr>
        <w:t xml:space="preserve"> and </w:t>
      </w:r>
      <w:proofErr w:type="spellStart"/>
      <w:r w:rsidRPr="00AC6EFE">
        <w:rPr>
          <w:rFonts w:ascii="Times New Roman" w:hAnsi="Times New Roman" w:cs="Times New Roman"/>
          <w:iCs/>
        </w:rPr>
        <w:t>Lampropholis</w:t>
      </w:r>
      <w:proofErr w:type="spellEnd"/>
      <w:r w:rsidRPr="00AC6EFE">
        <w:rPr>
          <w:rFonts w:ascii="Times New Roman" w:hAnsi="Times New Roman" w:cs="Times New Roman"/>
          <w:iCs/>
        </w:rPr>
        <w:t xml:space="preserve"> </w:t>
      </w:r>
      <w:proofErr w:type="spellStart"/>
      <w:r w:rsidRPr="00AC6EFE">
        <w:rPr>
          <w:rFonts w:ascii="Times New Roman" w:hAnsi="Times New Roman" w:cs="Times New Roman"/>
          <w:iCs/>
        </w:rPr>
        <w:t>guichenoti</w:t>
      </w:r>
      <w:proofErr w:type="spellEnd"/>
    </w:p>
    <w:p w14:paraId="4EE0233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Overall, decision-making did not differ between species when the red ramps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0.347, 95% CI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[0.069 , 0.835]; mean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0.256, 95% CI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[0.028 , 0.806]; Contrast between probabilities: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0.091,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0.52) or the blue ramps were the correct choice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0.657, 95% CI P </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[0.361 , 0.896]; mean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0.553, 95% CI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[0.201 , 0.927];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0.105,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0.61).</w:t>
      </w:r>
    </w:p>
    <w:p w14:paraId="07B3AF47"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We also found no significant differences in learning rates between species when the red ramp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0.077,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[0.026 , 0.135]; mean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0.092, 95% CI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[0.023 , 0.171];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-0.016,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0.72) or blue ramp was the correct choice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0.023,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[-0.041 , 0.090]; mean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0.063, 95% CI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[-0.030 , 0.149];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-0.040,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0.40).</w:t>
      </w:r>
    </w:p>
    <w:p w14:paraId="1357F669" w14:textId="77777777" w:rsidR="000C5BDB" w:rsidRPr="00AC6EFE" w:rsidRDefault="00000000">
      <w:pPr>
        <w:pStyle w:val="Heading2"/>
        <w:rPr>
          <w:rFonts w:ascii="Times New Roman" w:hAnsi="Times New Roman" w:cs="Times New Roman"/>
        </w:rPr>
      </w:pPr>
      <w:bookmarkStart w:id="39" w:name="discussion"/>
      <w:bookmarkEnd w:id="33"/>
      <w:bookmarkEnd w:id="38"/>
      <w:r w:rsidRPr="00AC6EFE">
        <w:rPr>
          <w:rFonts w:ascii="Times New Roman" w:hAnsi="Times New Roman" w:cs="Times New Roman"/>
        </w:rPr>
        <w:t>Discussion</w:t>
      </w:r>
    </w:p>
    <w:p w14:paraId="3094D5C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w:t>
      </w:r>
      <w:proofErr w:type="spellStart"/>
      <w:r w:rsidRPr="00AC6EFE">
        <w:rPr>
          <w:rFonts w:ascii="Times New Roman" w:hAnsi="Times New Roman" w:cs="Times New Roman"/>
        </w:rPr>
        <w:t>colour</w:t>
      </w:r>
      <w:proofErr w:type="spellEnd"/>
      <w:r w:rsidRPr="00AC6EFE">
        <w:rPr>
          <w:rFonts w:ascii="Times New Roman" w:hAnsi="Times New Roman" w:cs="Times New Roman"/>
        </w:rPr>
        <w:t>-associative tasks despite prenatal challenges. While we did not find any effect of treatment on decision-making, there was a clear bias towards the color blue irrespective of the treatment, though this pattern differed between the species. We discuss the implications of these findings below.</w:t>
      </w:r>
    </w:p>
    <w:p w14:paraId="58DA7056" w14:textId="77777777" w:rsidR="000C5BDB" w:rsidRPr="00AC6EFE" w:rsidRDefault="00000000">
      <w:pPr>
        <w:pStyle w:val="Heading4"/>
        <w:rPr>
          <w:rFonts w:ascii="Times New Roman" w:hAnsi="Times New Roman" w:cs="Times New Roman"/>
        </w:rPr>
      </w:pPr>
      <w:bookmarkStart w:id="40" w:name="Xee3204ee12a9c23983d3d9166fee9b0505260d1"/>
      <w:r w:rsidRPr="00AC6EFE">
        <w:rPr>
          <w:rFonts w:ascii="Times New Roman" w:hAnsi="Times New Roman" w:cs="Times New Roman"/>
        </w:rPr>
        <w:t>Learning is not impacted by prenatal corticosterone exposure</w:t>
      </w:r>
    </w:p>
    <w:p w14:paraId="4F1477CC"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Prenatal CORT was predicted to have a negative effect on learning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However, we found no significant difference in learning rates between hormone treatments in either species. Our results are consistent with other experiments that showed no influence of prenatal GCs on learning abilities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xml:space="preserve">) and suggest that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may have developed strategies to buffer the impacts of prenatal stress.</w:t>
      </w:r>
    </w:p>
    <w:p w14:paraId="5F449DCE" w14:textId="4DF4925C" w:rsidR="000C5BDB" w:rsidRPr="00AC6EFE" w:rsidRDefault="00000000">
      <w:pPr>
        <w:pStyle w:val="BodyText"/>
        <w:rPr>
          <w:rFonts w:ascii="Times New Roman" w:hAnsi="Times New Roman" w:cs="Times New Roman"/>
        </w:rPr>
      </w:pPr>
      <w:r w:rsidRPr="00AC6EFE">
        <w:rPr>
          <w:rFonts w:ascii="Times New Roman" w:hAnsi="Times New Roman" w:cs="Times New Roman"/>
        </w:rPr>
        <w:t>Alternatively, our observations could be obscured by other variables that are known to influence the extent and direction of the effects of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xml:space="preserve">). GCs are known to have </w:t>
      </w:r>
      <w:proofErr w:type="spellStart"/>
      <w:r w:rsidRPr="00AC6EFE">
        <w:rPr>
          <w:rFonts w:ascii="Times New Roman" w:hAnsi="Times New Roman" w:cs="Times New Roman"/>
        </w:rPr>
        <w:t>hormetic</w:t>
      </w:r>
      <w:proofErr w:type="spellEnd"/>
      <w:r w:rsidRPr="00AC6EFE">
        <w:rPr>
          <w:rFonts w:ascii="Times New Roman" w:hAnsi="Times New Roman" w:cs="Times New Roman"/>
        </w:rPr>
        <w:t xml:space="preserve">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Generally, low concentrations or short exposure to GCs have been shown to improve the rate at which animals learn while high concentrations or exposure to GCs during long periods have the opposite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xml:space="preserve">). Thus, high elevations in CORT could affect learning through permanent changes in brain function (programmatic effects), while lower doses can result in lifelong elevation of baseline CORT, affecting learning through </w:t>
      </w:r>
      <w:proofErr w:type="spellStart"/>
      <w:r w:rsidRPr="00AC6EFE">
        <w:rPr>
          <w:rFonts w:ascii="Times New Roman" w:hAnsi="Times New Roman" w:cs="Times New Roman"/>
        </w:rPr>
        <w:t>activational</w:t>
      </w:r>
      <w:proofErr w:type="spellEnd"/>
      <w:r w:rsidRPr="00AC6EFE">
        <w:rPr>
          <w:rFonts w:ascii="Times New Roman" w:hAnsi="Times New Roman" w:cs="Times New Roman"/>
        </w:rPr>
        <w:t xml:space="preserve"> effects. Our findings indicate that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is robust to the programmatic effects of elevated CORT exposure. </w:t>
      </w:r>
      <w:ins w:id="41" w:author="Pablo Recio Santiago" w:date="2025-03-28T15:07:00Z" w16du:dateUtc="2025-03-28T04:07:00Z">
        <w:r w:rsidR="000140C9">
          <w:rPr>
            <w:rFonts w:ascii="Times New Roman" w:hAnsi="Times New Roman" w:cs="Times New Roman"/>
          </w:rPr>
          <w:t xml:space="preserve">Similarly, exposing embryos at different stages of development could impact the effects of CORT. </w:t>
        </w:r>
      </w:ins>
      <w:r w:rsidRPr="00AC6EFE">
        <w:rPr>
          <w:rFonts w:ascii="Times New Roman" w:hAnsi="Times New Roman" w:cs="Times New Roman"/>
        </w:rPr>
        <w:t xml:space="preserve">However, we cannot exclude </w:t>
      </w:r>
      <w:r w:rsidRPr="00AC6EFE">
        <w:rPr>
          <w:rFonts w:ascii="Times New Roman" w:hAnsi="Times New Roman" w:cs="Times New Roman"/>
        </w:rPr>
        <w:lastRenderedPageBreak/>
        <w:t xml:space="preserve">the possibility that concentrations different from the one used here </w:t>
      </w:r>
      <w:ins w:id="42" w:author="Pablo Recio Santiago" w:date="2025-03-28T15:06:00Z" w16du:dateUtc="2025-03-28T04:06:00Z">
        <w:r w:rsidR="000140C9">
          <w:rPr>
            <w:rFonts w:ascii="Times New Roman" w:hAnsi="Times New Roman" w:cs="Times New Roman"/>
          </w:rPr>
          <w:t xml:space="preserve">or exposure at different developmental times </w:t>
        </w:r>
      </w:ins>
      <w:del w:id="43" w:author="Pablo Recio Santiago" w:date="2025-03-29T07:13:00Z" w16du:dateUtc="2025-03-28T20:13:00Z">
        <w:r w:rsidRPr="00AC6EFE" w:rsidDel="005E0206">
          <w:rPr>
            <w:rFonts w:ascii="Times New Roman" w:hAnsi="Times New Roman" w:cs="Times New Roman"/>
          </w:rPr>
          <w:delText xml:space="preserve">may </w:delText>
        </w:r>
      </w:del>
      <w:ins w:id="44" w:author="Pablo Recio Santiago" w:date="2025-03-29T07:13:00Z" w16du:dateUtc="2025-03-28T20:13:00Z">
        <w:r w:rsidR="005E0206">
          <w:rPr>
            <w:rFonts w:ascii="Times New Roman" w:hAnsi="Times New Roman" w:cs="Times New Roman"/>
          </w:rPr>
          <w:t>does</w:t>
        </w:r>
        <w:r w:rsidR="005E0206" w:rsidRPr="00AC6EFE">
          <w:rPr>
            <w:rFonts w:ascii="Times New Roman" w:hAnsi="Times New Roman" w:cs="Times New Roman"/>
          </w:rPr>
          <w:t xml:space="preserve"> </w:t>
        </w:r>
      </w:ins>
      <w:r w:rsidRPr="00AC6EFE">
        <w:rPr>
          <w:rFonts w:ascii="Times New Roman" w:hAnsi="Times New Roman" w:cs="Times New Roman"/>
        </w:rPr>
        <w:t>affect learning</w:t>
      </w:r>
      <w:del w:id="45" w:author="Pablo Recio Santiago" w:date="2025-03-29T07:13:00Z" w16du:dateUtc="2025-03-28T20:13:00Z">
        <w:r w:rsidRPr="00AC6EFE" w:rsidDel="005E0206">
          <w:rPr>
            <w:rFonts w:ascii="Times New Roman" w:hAnsi="Times New Roman" w:cs="Times New Roman"/>
          </w:rPr>
          <w:delText xml:space="preserve"> abilities</w:delText>
        </w:r>
      </w:del>
      <w:r w:rsidRPr="00AC6EFE">
        <w:rPr>
          <w:rFonts w:ascii="Times New Roman" w:hAnsi="Times New Roman" w:cs="Times New Roman"/>
        </w:rPr>
        <w:t>.</w:t>
      </w:r>
    </w:p>
    <w:p w14:paraId="6666D9BA"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Conversely, the absence of significant effects of prenatal CORT on learning could be due to the cognitive task employed. Some studies show that the impact of GCs can vary between brain regions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GC actions involve genomic and nongenomic mechanisms that implicate different types of receptors that can be distributed differentially in the various regions of the brain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and may be related to the learning performance in distinct tasks. For instance, in European starlings (</w:t>
      </w:r>
      <w:r w:rsidRPr="00AC6EFE">
        <w:rPr>
          <w:rFonts w:ascii="Times New Roman" w:hAnsi="Times New Roman" w:cs="Times New Roman"/>
          <w:i/>
          <w:iCs/>
        </w:rPr>
        <w:t>Sturnus vulgaris</w:t>
      </w:r>
      <w:r w:rsidRPr="00AC6EFE">
        <w:rPr>
          <w:rFonts w:ascii="Times New Roman" w:hAnsi="Times New Roman" w:cs="Times New Roman"/>
        </w:rPr>
        <w:t>), males stressed during early stages of development performed worse in a visual associative learning task, but show no differences with control birds with acoustic stimuli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Similarly, scrub-jays (</w:t>
      </w:r>
      <w:proofErr w:type="spellStart"/>
      <w:r w:rsidRPr="00AC6EFE">
        <w:rPr>
          <w:rFonts w:ascii="Times New Roman" w:hAnsi="Times New Roman" w:cs="Times New Roman"/>
          <w:i/>
          <w:iCs/>
        </w:rPr>
        <w:t>Aphelocoma</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coerulescens</w:t>
      </w:r>
      <w:proofErr w:type="spellEnd"/>
      <w:r w:rsidRPr="00AC6EFE">
        <w:rPr>
          <w:rFonts w:ascii="Times New Roman" w:hAnsi="Times New Roman" w:cs="Times New Roman"/>
        </w:rPr>
        <w:t>) with lower CORT levels as nestlings performed better on an associative learning test as adults but not on a reversal-learning task (</w:t>
      </w:r>
      <w:proofErr w:type="spellStart"/>
      <w:r w:rsidR="000C5BDB">
        <w:fldChar w:fldCharType="begin"/>
      </w:r>
      <w:r w:rsidR="000C5BDB">
        <w:instrText>HYPERLINK \l "ref-bebus_associative_2016" \h</w:instrText>
      </w:r>
      <w:r w:rsidR="000C5BDB">
        <w:fldChar w:fldCharType="separate"/>
      </w:r>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r w:rsidR="000C5BDB">
        <w:fldChar w:fldCharType="end"/>
      </w:r>
      <w:r w:rsidRPr="00AC6EFE">
        <w:rPr>
          <w:rFonts w:ascii="Times New Roman" w:hAnsi="Times New Roman" w:cs="Times New Roman"/>
        </w:rPr>
        <w:t xml:space="preserve">). Our results suggest that prenatal CORT does not affect the brain regions involved in coding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but we cannot rule out the possibility that other cognitive domains, such as spatial learning, might be affected. Future studies should examine the differential effects of early-life stress on different cognitive domains.</w:t>
      </w:r>
    </w:p>
    <w:p w14:paraId="12BB9202" w14:textId="77777777" w:rsidR="000C5BDB" w:rsidRPr="00AC6EFE" w:rsidRDefault="00000000">
      <w:pPr>
        <w:pStyle w:val="Heading4"/>
        <w:rPr>
          <w:rFonts w:ascii="Times New Roman" w:hAnsi="Times New Roman" w:cs="Times New Roman"/>
        </w:rPr>
      </w:pPr>
      <w:bookmarkStart w:id="46" w:name="Xb56d888ef59d696165e3f59e5f10a1a4a22e312"/>
      <w:bookmarkEnd w:id="40"/>
      <w:r w:rsidRPr="00AC6EFE">
        <w:rPr>
          <w:rFonts w:ascii="Times New Roman" w:hAnsi="Times New Roman" w:cs="Times New Roman"/>
        </w:rPr>
        <w:t>Incubation temperature does not affect learning</w:t>
      </w:r>
    </w:p>
    <w:p w14:paraId="40DD1D9C" w14:textId="6E21832B"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predicted hot-incubated lizards would perform better in the associative learning task, since most studies </w:t>
      </w:r>
      <w:ins w:id="47" w:author="Pablo Recio Santiago" w:date="2025-03-28T17:20:00Z" w16du:dateUtc="2025-03-28T06:20:00Z">
        <w:r w:rsidR="00D84AF9">
          <w:rPr>
            <w:rFonts w:ascii="Times New Roman" w:hAnsi="Times New Roman" w:cs="Times New Roman"/>
          </w:rPr>
          <w:t>in other species</w:t>
        </w:r>
      </w:ins>
      <w:ins w:id="48" w:author="Pablo Recio Santiago" w:date="2025-03-28T17:21:00Z" w16du:dateUtc="2025-03-28T06:21:00Z">
        <w:r w:rsidR="00D84AF9">
          <w:rPr>
            <w:rFonts w:ascii="Times New Roman" w:hAnsi="Times New Roman" w:cs="Times New Roman"/>
          </w:rPr>
          <w:t xml:space="preserve"> </w:t>
        </w:r>
      </w:ins>
      <w:r w:rsidRPr="00AC6EFE">
        <w:rPr>
          <w:rFonts w:ascii="Times New Roman" w:hAnsi="Times New Roman" w:cs="Times New Roman"/>
        </w:rPr>
        <w:t>demonstrate enhanced learning abilities when eggs are incubated at higher temperatures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xml:space="preserve">). </w:t>
      </w:r>
      <w:ins w:id="49" w:author="Pablo Recio Santiago" w:date="2025-03-28T17:30:00Z" w16du:dateUtc="2025-03-28T06:30:00Z">
        <w:r w:rsidR="00133745">
          <w:rPr>
            <w:rFonts w:ascii="Times New Roman" w:hAnsi="Times New Roman" w:cs="Times New Roman"/>
          </w:rPr>
          <w:t xml:space="preserve">These studies employed incubation temperatures </w:t>
        </w:r>
        <w:r w:rsidR="00133745" w:rsidRPr="00133745">
          <w:rPr>
            <w:rFonts w:ascii="Times New Roman" w:hAnsi="Times New Roman" w:cs="Times New Roman"/>
          </w:rPr>
          <w:t xml:space="preserve">within natural nesting </w:t>
        </w:r>
        <w:r w:rsidR="00133745">
          <w:rPr>
            <w:rFonts w:ascii="Times New Roman" w:hAnsi="Times New Roman" w:cs="Times New Roman"/>
          </w:rPr>
          <w:t xml:space="preserve">thermal </w:t>
        </w:r>
        <w:r w:rsidR="00133745" w:rsidRPr="00133745">
          <w:rPr>
            <w:rFonts w:ascii="Times New Roman" w:hAnsi="Times New Roman" w:cs="Times New Roman"/>
          </w:rPr>
          <w:t>limits</w:t>
        </w:r>
        <w:r w:rsidR="00133745">
          <w:rPr>
            <w:rFonts w:ascii="Times New Roman" w:hAnsi="Times New Roman" w:cs="Times New Roman"/>
          </w:rPr>
          <w:t>.</w:t>
        </w:r>
      </w:ins>
      <w:ins w:id="50" w:author="Pablo Recio Santiago" w:date="2025-03-28T17:31:00Z" w16du:dateUtc="2025-03-28T06:31:00Z">
        <w:r w:rsidR="00133745">
          <w:rPr>
            <w:rFonts w:ascii="Times New Roman" w:hAnsi="Times New Roman" w:cs="Times New Roman"/>
          </w:rPr>
          <w:t xml:space="preserve"> </w:t>
        </w:r>
      </w:ins>
      <w:ins w:id="51" w:author="Pablo Recio Santiago" w:date="2025-03-28T17:30:00Z" w16du:dateUtc="2025-03-28T06:30:00Z">
        <w:r w:rsidR="00133745">
          <w:rPr>
            <w:rFonts w:ascii="Times New Roman" w:hAnsi="Times New Roman" w:cs="Times New Roman"/>
          </w:rPr>
          <w:t>In contrast</w:t>
        </w:r>
      </w:ins>
      <w:ins w:id="52" w:author="Pablo Recio Santiago" w:date="2025-03-28T17:31:00Z" w16du:dateUtc="2025-03-28T06:31:00Z">
        <w:r w:rsidR="00133745">
          <w:rPr>
            <w:rFonts w:ascii="Times New Roman" w:hAnsi="Times New Roman" w:cs="Times New Roman"/>
          </w:rPr>
          <w:t xml:space="preserve">, in those studies where cold-incubated lizards outperformed hot incubated ones, the </w:t>
        </w:r>
      </w:ins>
      <w:del w:id="53" w:author="Pablo Recio Santiago" w:date="2025-03-28T17:30:00Z" w16du:dateUtc="2025-03-28T06:30:00Z">
        <w:r w:rsidRPr="00AC6EFE" w:rsidDel="00133745">
          <w:rPr>
            <w:rFonts w:ascii="Times New Roman" w:hAnsi="Times New Roman" w:cs="Times New Roman"/>
          </w:rPr>
          <w:delText>W</w:delText>
        </w:r>
      </w:del>
      <w:del w:id="54" w:author="Pablo Recio Santiago" w:date="2025-03-28T17:31:00Z" w16du:dateUtc="2025-03-28T06:31:00Z">
        <w:r w:rsidRPr="00AC6EFE" w:rsidDel="00133745">
          <w:rPr>
            <w:rFonts w:ascii="Times New Roman" w:hAnsi="Times New Roman" w:cs="Times New Roman"/>
          </w:rPr>
          <w:delText xml:space="preserve">hile the opposite pattern has been found in some studies, their </w:delText>
        </w:r>
      </w:del>
      <w:r w:rsidRPr="00AC6EFE">
        <w:rPr>
          <w:rFonts w:ascii="Times New Roman" w:hAnsi="Times New Roman" w:cs="Times New Roman"/>
        </w:rPr>
        <w:t xml:space="preserve">incubation temperatures </w:t>
      </w:r>
      <w:ins w:id="55" w:author="Pablo Recio Santiago" w:date="2025-03-28T17:31:00Z" w16du:dateUtc="2025-03-28T06:31:00Z">
        <w:r w:rsidR="00133745">
          <w:rPr>
            <w:rFonts w:ascii="Times New Roman" w:hAnsi="Times New Roman" w:cs="Times New Roman"/>
          </w:rPr>
          <w:t xml:space="preserve">employed in the hot condition </w:t>
        </w:r>
      </w:ins>
      <w:r w:rsidRPr="00AC6EFE">
        <w:rPr>
          <w:rFonts w:ascii="Times New Roman" w:hAnsi="Times New Roman" w:cs="Times New Roman"/>
        </w:rPr>
        <w:t xml:space="preserve">were far above the natural thermal range of the species </w:t>
      </w:r>
      <w:del w:id="56" w:author="Pablo Recio Santiago" w:date="2025-03-28T17:32:00Z" w16du:dateUtc="2025-03-28T06:32:00Z">
        <w:r w:rsidRPr="00AC6EFE" w:rsidDel="00133745">
          <w:rPr>
            <w:rFonts w:ascii="Times New Roman" w:hAnsi="Times New Roman" w:cs="Times New Roman"/>
          </w:rPr>
          <w:delText xml:space="preserve">in their hot treatments </w:delText>
        </w:r>
      </w:del>
      <w:r w:rsidRPr="00AC6EFE">
        <w:rPr>
          <w:rFonts w:ascii="Times New Roman" w:hAnsi="Times New Roman" w:cs="Times New Roman"/>
        </w:rPr>
        <w:t>(</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xml:space="preserve">). As such, it is unclear how such these extreme conditions relate to wild environments.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 (see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limiting our understanding on how early thermal environment can affect cognitive abilities. Our results suggest that the impact of incubation temperature on learning may not be as widespread across reptiles as we think.</w:t>
      </w:r>
    </w:p>
    <w:p w14:paraId="7DC5BD10" w14:textId="77777777" w:rsidR="000C5BDB" w:rsidRPr="00AC6EFE" w:rsidRDefault="00000000">
      <w:pPr>
        <w:pStyle w:val="Heading4"/>
        <w:rPr>
          <w:rFonts w:ascii="Times New Roman" w:hAnsi="Times New Roman" w:cs="Times New Roman"/>
        </w:rPr>
      </w:pPr>
      <w:bookmarkStart w:id="57" w:name="X3a109790b7fd1ed4612f36846174497a74a741f"/>
      <w:bookmarkEnd w:id="46"/>
      <w:r w:rsidRPr="00AC6EFE">
        <w:rPr>
          <w:rFonts w:ascii="Times New Roman" w:hAnsi="Times New Roman" w:cs="Times New Roman"/>
        </w:rPr>
        <w:t>Visual-sensory bias is not dependent on early environment</w:t>
      </w:r>
    </w:p>
    <w:p w14:paraId="25F31563"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found strong evidence for a visual/sensory bias towards choosing the blue feeding ramp during the initial stages of decision-making. While this effect appeared stronger in </w:t>
      </w:r>
      <w:r w:rsidRPr="00AC6EFE">
        <w:rPr>
          <w:rFonts w:ascii="Times New Roman" w:hAnsi="Times New Roman" w:cs="Times New Roman"/>
          <w:i/>
          <w:iCs/>
        </w:rPr>
        <w:t>L. delicata</w:t>
      </w:r>
      <w:r w:rsidRPr="00AC6EFE">
        <w:rPr>
          <w:rFonts w:ascii="Times New Roman" w:hAnsi="Times New Roman" w:cs="Times New Roman"/>
        </w:rPr>
        <w:t xml:space="preserve"> compared to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the bias did not result from experiencing different early environmental conditions. What created an initial bias towards blue? One possibility might be that the bias towards blue ramps was a byproduct of the training phase where the blue ramp was more similar to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 </w:t>
      </w:r>
      <w:r w:rsidRPr="00AC6EFE">
        <w:rPr>
          <w:rFonts w:ascii="Times New Roman" w:hAnsi="Times New Roman" w:cs="Times New Roman"/>
          <w:i/>
          <w:iCs/>
        </w:rPr>
        <w:t>Supplementary Material</w:t>
      </w:r>
      <w:r w:rsidRPr="00AC6EFE">
        <w:rPr>
          <w:rFonts w:ascii="Times New Roman" w:hAnsi="Times New Roman" w:cs="Times New Roman"/>
        </w:rPr>
        <w:t xml:space="preserve">). It </w:t>
      </w:r>
      <w:r w:rsidRPr="00AC6EFE">
        <w:rPr>
          <w:rFonts w:ascii="Times New Roman" w:hAnsi="Times New Roman" w:cs="Times New Roman"/>
        </w:rPr>
        <w:lastRenderedPageBreak/>
        <w:t>seems more likely that lizards innately prefer the blue ramps. Some animals bias their attention towards colors they are familiar with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Nevertheless, to the best of our knowledge, there has been no reported color bias in </w:t>
      </w:r>
      <w:r w:rsidRPr="00AC6EFE">
        <w:rPr>
          <w:rFonts w:ascii="Times New Roman" w:hAnsi="Times New Roman" w:cs="Times New Roman"/>
          <w:i/>
          <w:iCs/>
        </w:rPr>
        <w:t>L. delicata</w:t>
      </w:r>
      <w:r w:rsidRPr="00AC6EFE">
        <w:rPr>
          <w:rFonts w:ascii="Times New Roman" w:hAnsi="Times New Roman" w:cs="Times New Roman"/>
        </w:rPr>
        <w:t xml:space="preserve"> 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before; and blue coloration is not considered to be involved in intraspecific communication in these species (</w:t>
      </w:r>
      <w:hyperlink w:anchor="ref-torr1996patterns">
        <w:r w:rsidR="000C5BDB" w:rsidRPr="00AC6EFE">
          <w:rPr>
            <w:rStyle w:val="Hyperlink"/>
            <w:rFonts w:ascii="Times New Roman" w:hAnsi="Times New Roman" w:cs="Times New Roman"/>
          </w:rPr>
          <w:t>Torr and Shine 1996</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Regardless, our results demonstrate that, at least in </w:t>
      </w:r>
      <w:r w:rsidRPr="00AC6EFE">
        <w:rPr>
          <w:rFonts w:ascii="Times New Roman" w:hAnsi="Times New Roman" w:cs="Times New Roman"/>
          <w:i/>
          <w:iCs/>
        </w:rPr>
        <w:t>L. delicata</w:t>
      </w:r>
      <w:r w:rsidRPr="00AC6EFE">
        <w:rPr>
          <w:rFonts w:ascii="Times New Roman" w:hAnsi="Times New Roman" w:cs="Times New Roman"/>
        </w:rPr>
        <w:t>, there is a bias toward blue colors, highlighting the need to consider the colors used in associative learning paradigms carefully.</w:t>
      </w:r>
    </w:p>
    <w:p w14:paraId="79883321" w14:textId="77777777" w:rsidR="000C5BDB" w:rsidRPr="00AC6EFE" w:rsidRDefault="00000000">
      <w:pPr>
        <w:pStyle w:val="Heading4"/>
        <w:rPr>
          <w:rFonts w:ascii="Times New Roman" w:hAnsi="Times New Roman" w:cs="Times New Roman"/>
        </w:rPr>
      </w:pPr>
      <w:bookmarkStart w:id="58" w:name="X8583ea7c30ac9da99938dd63eeba03dec6d6828"/>
      <w:bookmarkEnd w:id="57"/>
      <w:r w:rsidRPr="00AC6EFE">
        <w:rPr>
          <w:rFonts w:ascii="Times New Roman" w:hAnsi="Times New Roman" w:cs="Times New Roman"/>
        </w:rPr>
        <w:t>Learning rates between species did not vary</w:t>
      </w:r>
    </w:p>
    <w:p w14:paraId="791E73B8" w14:textId="185C9EFE"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did not see any difference in learning rates when comparing both species. </w:t>
      </w:r>
      <w:ins w:id="59" w:author="Pablo Recio Santiago" w:date="2025-03-29T07:15:00Z" w16du:dateUtc="2025-03-28T20:15:00Z">
        <w:r w:rsidR="005E0206" w:rsidRPr="005E0206">
          <w:rPr>
            <w:rFonts w:ascii="Times New Roman" w:hAnsi="Times New Roman" w:cs="Times New Roman"/>
          </w:rPr>
          <w:t xml:space="preserve">Since both species occupy similar habitats and have similar ecology (Chapple et al. 2011; 2013; 2014), it </w:t>
        </w:r>
      </w:ins>
      <w:ins w:id="60" w:author="Pablo Recio Santiago" w:date="2025-03-29T07:16:00Z" w16du:dateUtc="2025-03-28T20:16:00Z">
        <w:r w:rsidR="005E0206" w:rsidRPr="005E0206">
          <w:rPr>
            <w:rFonts w:ascii="Times New Roman" w:hAnsi="Times New Roman" w:cs="Times New Roman"/>
          </w:rPr>
          <w:t>may not be</w:t>
        </w:r>
      </w:ins>
      <w:ins w:id="61" w:author="Pablo Recio Santiago" w:date="2025-03-29T07:15:00Z" w16du:dateUtc="2025-03-28T20:15:00Z">
        <w:r w:rsidR="005E0206" w:rsidRPr="005E0206">
          <w:rPr>
            <w:rFonts w:ascii="Times New Roman" w:hAnsi="Times New Roman" w:cs="Times New Roman"/>
          </w:rPr>
          <w:t xml:space="preserve"> surprising that cognitive abilities are similar between both species. Nonetheless, previous studies have shown that </w:t>
        </w:r>
        <w:r w:rsidR="005E0206" w:rsidRPr="005E0206">
          <w:rPr>
            <w:rFonts w:ascii="Times New Roman" w:hAnsi="Times New Roman" w:cs="Times New Roman"/>
            <w:i/>
            <w:iCs/>
            <w:rPrChange w:id="62" w:author="Pablo Recio Santiago" w:date="2025-03-29T07:16:00Z" w16du:dateUtc="2025-03-28T20:16:00Z">
              <w:rPr>
                <w:rFonts w:ascii="Times New Roman" w:hAnsi="Times New Roman" w:cs="Times New Roman"/>
              </w:rPr>
            </w:rPrChange>
          </w:rPr>
          <w:t xml:space="preserve">L. </w:t>
        </w:r>
        <w:proofErr w:type="spellStart"/>
        <w:r w:rsidR="005E0206" w:rsidRPr="005E0206">
          <w:rPr>
            <w:rFonts w:ascii="Times New Roman" w:hAnsi="Times New Roman" w:cs="Times New Roman"/>
            <w:i/>
            <w:iCs/>
            <w:rPrChange w:id="63" w:author="Pablo Recio Santiago" w:date="2025-03-29T07:16:00Z" w16du:dateUtc="2025-03-28T20:16:00Z">
              <w:rPr>
                <w:rFonts w:ascii="Times New Roman" w:hAnsi="Times New Roman" w:cs="Times New Roman"/>
              </w:rPr>
            </w:rPrChange>
          </w:rPr>
          <w:t>guichenoti</w:t>
        </w:r>
        <w:proofErr w:type="spellEnd"/>
        <w:r w:rsidR="005E0206" w:rsidRPr="005E0206">
          <w:rPr>
            <w:rFonts w:ascii="Times New Roman" w:hAnsi="Times New Roman" w:cs="Times New Roman"/>
          </w:rPr>
          <w:t xml:space="preserve"> is less prone to explore novel environments than </w:t>
        </w:r>
        <w:r w:rsidR="005E0206" w:rsidRPr="005E0206">
          <w:rPr>
            <w:rFonts w:ascii="Times New Roman" w:hAnsi="Times New Roman" w:cs="Times New Roman"/>
            <w:i/>
            <w:iCs/>
            <w:rPrChange w:id="64" w:author="Pablo Recio Santiago" w:date="2025-03-29T07:16:00Z" w16du:dateUtc="2025-03-28T20:16:00Z">
              <w:rPr>
                <w:rFonts w:ascii="Times New Roman" w:hAnsi="Times New Roman" w:cs="Times New Roman"/>
              </w:rPr>
            </w:rPrChange>
          </w:rPr>
          <w:t>L. delicata</w:t>
        </w:r>
        <w:r w:rsidR="005E0206" w:rsidRPr="005E0206">
          <w:rPr>
            <w:rFonts w:ascii="Times New Roman" w:hAnsi="Times New Roman" w:cs="Times New Roman"/>
          </w:rPr>
          <w:t xml:space="preserve">, which may be related to the success of </w:t>
        </w:r>
        <w:r w:rsidR="005E0206" w:rsidRPr="005E0206">
          <w:rPr>
            <w:rFonts w:ascii="Times New Roman" w:hAnsi="Times New Roman" w:cs="Times New Roman"/>
            <w:i/>
            <w:iCs/>
            <w:rPrChange w:id="65" w:author="Pablo Recio Santiago" w:date="2025-03-29T07:16:00Z" w16du:dateUtc="2025-03-28T20:16:00Z">
              <w:rPr>
                <w:rFonts w:ascii="Times New Roman" w:hAnsi="Times New Roman" w:cs="Times New Roman"/>
              </w:rPr>
            </w:rPrChange>
          </w:rPr>
          <w:t>L. delicata</w:t>
        </w:r>
        <w:r w:rsidR="005E0206" w:rsidRPr="005E0206">
          <w:rPr>
            <w:rFonts w:ascii="Times New Roman" w:hAnsi="Times New Roman" w:cs="Times New Roman"/>
          </w:rPr>
          <w:t xml:space="preserve"> as an invasive species compared to </w:t>
        </w:r>
        <w:r w:rsidR="005E0206" w:rsidRPr="005E0206">
          <w:rPr>
            <w:rFonts w:ascii="Times New Roman" w:hAnsi="Times New Roman" w:cs="Times New Roman"/>
            <w:i/>
            <w:iCs/>
            <w:rPrChange w:id="66" w:author="Pablo Recio Santiago" w:date="2025-03-29T07:16:00Z" w16du:dateUtc="2025-03-28T20:16:00Z">
              <w:rPr>
                <w:rFonts w:ascii="Times New Roman" w:hAnsi="Times New Roman" w:cs="Times New Roman"/>
              </w:rPr>
            </w:rPrChange>
          </w:rPr>
          <w:t xml:space="preserve">L. </w:t>
        </w:r>
        <w:proofErr w:type="spellStart"/>
        <w:r w:rsidR="005E0206" w:rsidRPr="005E0206">
          <w:rPr>
            <w:rFonts w:ascii="Times New Roman" w:hAnsi="Times New Roman" w:cs="Times New Roman"/>
            <w:i/>
            <w:iCs/>
            <w:rPrChange w:id="67" w:author="Pablo Recio Santiago" w:date="2025-03-29T07:16:00Z" w16du:dateUtc="2025-03-28T20:16:00Z">
              <w:rPr>
                <w:rFonts w:ascii="Times New Roman" w:hAnsi="Times New Roman" w:cs="Times New Roman"/>
              </w:rPr>
            </w:rPrChange>
          </w:rPr>
          <w:t>guichenoti</w:t>
        </w:r>
        <w:proofErr w:type="spellEnd"/>
        <w:r w:rsidR="005E0206" w:rsidRPr="005E0206">
          <w:rPr>
            <w:rFonts w:ascii="Times New Roman" w:hAnsi="Times New Roman" w:cs="Times New Roman"/>
          </w:rPr>
          <w:t xml:space="preserve"> (Chapple et al., 2011). Our results show that the ability of </w:t>
        </w:r>
        <w:r w:rsidR="005E0206" w:rsidRPr="005E0206">
          <w:rPr>
            <w:rFonts w:ascii="Times New Roman" w:hAnsi="Times New Roman" w:cs="Times New Roman"/>
            <w:i/>
            <w:iCs/>
            <w:rPrChange w:id="68" w:author="Pablo Recio Santiago" w:date="2025-03-29T07:16:00Z" w16du:dateUtc="2025-03-28T20:16:00Z">
              <w:rPr>
                <w:rFonts w:ascii="Times New Roman" w:hAnsi="Times New Roman" w:cs="Times New Roman"/>
              </w:rPr>
            </w:rPrChange>
          </w:rPr>
          <w:t>L. delicata</w:t>
        </w:r>
        <w:r w:rsidR="005E0206" w:rsidRPr="005E0206">
          <w:rPr>
            <w:rFonts w:ascii="Times New Roman" w:hAnsi="Times New Roman" w:cs="Times New Roman"/>
          </w:rPr>
          <w:t xml:space="preserve"> to colonize new areas seems not to be related to learning abilities</w:t>
        </w:r>
      </w:ins>
      <w:ins w:id="69" w:author="Pablo Recio Santiago" w:date="2025-03-28T17:42:00Z" w16du:dateUtc="2025-03-28T06:42:00Z">
        <w:r w:rsidR="00655B6E">
          <w:rPr>
            <w:rFonts w:ascii="Times New Roman" w:hAnsi="Times New Roman" w:cs="Times New Roman"/>
          </w:rPr>
          <w:t>. Our findings support</w:t>
        </w:r>
      </w:ins>
      <w:del w:id="70" w:author="Pablo Recio Santiago" w:date="2025-03-28T17:42:00Z" w16du:dateUtc="2025-03-28T06:42:00Z">
        <w:r w:rsidRPr="00AC6EFE" w:rsidDel="00655B6E">
          <w:rPr>
            <w:rFonts w:ascii="Times New Roman" w:hAnsi="Times New Roman" w:cs="Times New Roman"/>
          </w:rPr>
          <w:delText>This result supports</w:delText>
        </w:r>
      </w:del>
      <w:r w:rsidRPr="00AC6EFE">
        <w:rPr>
          <w:rFonts w:ascii="Times New Roman" w:hAnsi="Times New Roman" w:cs="Times New Roman"/>
        </w:rPr>
        <w:t xml:space="preserve"> previous studies that found similar learning abilities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 In the experiment conducted by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Developing common strategies and approaches to assess animal learning could help understand how learning abilities are shaped in different taxa or environments.</w:t>
      </w:r>
    </w:p>
    <w:p w14:paraId="204A47EA" w14:textId="77777777" w:rsidR="000C5BDB" w:rsidRPr="00AC6EFE" w:rsidRDefault="00000000">
      <w:pPr>
        <w:pStyle w:val="Heading4"/>
        <w:rPr>
          <w:rFonts w:ascii="Times New Roman" w:hAnsi="Times New Roman" w:cs="Times New Roman"/>
        </w:rPr>
      </w:pPr>
      <w:bookmarkStart w:id="71" w:name="conclusion"/>
      <w:bookmarkEnd w:id="58"/>
      <w:r w:rsidRPr="00AC6EFE">
        <w:rPr>
          <w:rFonts w:ascii="Times New Roman" w:hAnsi="Times New Roman" w:cs="Times New Roman"/>
        </w:rPr>
        <w:t>Conclusion</w:t>
      </w:r>
    </w:p>
    <w:p w14:paraId="5CB5AF6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Our results revealed that associative learning abilities and decision-making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sidRPr="00AC6EFE">
        <w:rPr>
          <w:rFonts w:ascii="Times New Roman" w:hAnsi="Times New Roman" w:cs="Times New Roman"/>
          <w:i/>
          <w:iCs/>
        </w:rPr>
        <w:t>L. delicata</w:t>
      </w:r>
      <w:r w:rsidRPr="00AC6EFE">
        <w:rPr>
          <w:rFonts w:ascii="Times New Roman" w:hAnsi="Times New Roman" w:cs="Times New Roman"/>
        </w:rPr>
        <w:t xml:space="preserve"> and some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These results seem to be a consequence of an innate color bias and highlight the importance of carefully selecting the color employed when testing cognition using visual stimuli.</w:t>
      </w:r>
    </w:p>
    <w:p w14:paraId="4116E2A0"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28423EA9" w14:textId="77777777" w:rsidR="000C5BDB" w:rsidRPr="00AC6EFE" w:rsidRDefault="00000000">
      <w:pPr>
        <w:pStyle w:val="Heading2"/>
        <w:rPr>
          <w:rFonts w:ascii="Times New Roman" w:hAnsi="Times New Roman" w:cs="Times New Roman"/>
        </w:rPr>
      </w:pPr>
      <w:bookmarkStart w:id="72" w:name="references"/>
      <w:bookmarkEnd w:id="39"/>
      <w:bookmarkEnd w:id="71"/>
      <w:r w:rsidRPr="00AC6EFE">
        <w:rPr>
          <w:rFonts w:ascii="Times New Roman" w:hAnsi="Times New Roman" w:cs="Times New Roman"/>
        </w:rPr>
        <w:lastRenderedPageBreak/>
        <w:t>References</w:t>
      </w:r>
    </w:p>
    <w:p w14:paraId="106A9EC8" w14:textId="77777777" w:rsidR="000C5BDB" w:rsidRPr="00AC6EFE" w:rsidRDefault="00000000">
      <w:pPr>
        <w:pStyle w:val="Bibliography"/>
        <w:rPr>
          <w:rFonts w:ascii="Times New Roman" w:hAnsi="Times New Roman" w:cs="Times New Roman"/>
        </w:rPr>
      </w:pPr>
      <w:bookmarkStart w:id="73" w:name="ref-abayarathna_effects_2020"/>
      <w:bookmarkStart w:id="74" w:name="refs"/>
      <w:proofErr w:type="spellStart"/>
      <w:r w:rsidRPr="00AC6EFE">
        <w:rPr>
          <w:rFonts w:ascii="Times New Roman" w:hAnsi="Times New Roman" w:cs="Times New Roman"/>
        </w:rPr>
        <w:t>Abayarathna</w:t>
      </w:r>
      <w:proofErr w:type="spellEnd"/>
      <w:r w:rsidRPr="00AC6EFE">
        <w:rPr>
          <w:rFonts w:ascii="Times New Roman" w:hAnsi="Times New Roman" w:cs="Times New Roman"/>
        </w:rPr>
        <w:t xml:space="preserve"> T, Webb JK. 2020. Effects of incubation temperatures on learning abilities of hatchling velvet geckos. Animal Cognition. 23(4):613–620. doi:</w:t>
      </w:r>
      <w:hyperlink r:id="rId7">
        <w:r w:rsidR="000C5BDB" w:rsidRPr="00AC6EFE">
          <w:rPr>
            <w:rStyle w:val="Hyperlink"/>
            <w:rFonts w:ascii="Times New Roman" w:hAnsi="Times New Roman" w:cs="Times New Roman"/>
          </w:rPr>
          <w:t>10.1007/s10071-020-01365-4</w:t>
        </w:r>
      </w:hyperlink>
      <w:r w:rsidRPr="00AC6EFE">
        <w:rPr>
          <w:rFonts w:ascii="Times New Roman" w:hAnsi="Times New Roman" w:cs="Times New Roman"/>
        </w:rPr>
        <w:t xml:space="preserve">. [accessed 2023 Jun 21]. </w:t>
      </w:r>
      <w:hyperlink r:id="rId8">
        <w:r w:rsidR="000C5BDB" w:rsidRPr="00AC6EFE">
          <w:rPr>
            <w:rStyle w:val="Hyperlink"/>
            <w:rFonts w:ascii="Times New Roman" w:hAnsi="Times New Roman" w:cs="Times New Roman"/>
          </w:rPr>
          <w:t>http://link.springer.com/10.1007/s10071-020-01365-4</w:t>
        </w:r>
      </w:hyperlink>
      <w:r w:rsidRPr="00AC6EFE">
        <w:rPr>
          <w:rFonts w:ascii="Times New Roman" w:hAnsi="Times New Roman" w:cs="Times New Roman"/>
        </w:rPr>
        <w:t>.</w:t>
      </w:r>
    </w:p>
    <w:p w14:paraId="655A19C6" w14:textId="77777777" w:rsidR="000C5BDB" w:rsidRPr="00AC6EFE" w:rsidRDefault="00000000">
      <w:pPr>
        <w:pStyle w:val="Bibliography"/>
        <w:rPr>
          <w:rFonts w:ascii="Times New Roman" w:hAnsi="Times New Roman" w:cs="Times New Roman"/>
        </w:rPr>
      </w:pPr>
      <w:bookmarkStart w:id="75" w:name="ref-amiel_effects_2017"/>
      <w:bookmarkEnd w:id="73"/>
      <w:r w:rsidRPr="00AC6EFE">
        <w:rPr>
          <w:rFonts w:ascii="Times New Roman" w:hAnsi="Times New Roman" w:cs="Times New Roman"/>
        </w:rPr>
        <w:t>Amiel JJ, Bao S, Shine R. 2017. The effects of incubation temperature on the development of the cortical forebrain in a lizard. Animal Cognition. 20(1):117–125. doi:</w:t>
      </w:r>
      <w:hyperlink r:id="rId9">
        <w:r w:rsidR="000C5BDB" w:rsidRPr="00AC6EFE">
          <w:rPr>
            <w:rStyle w:val="Hyperlink"/>
            <w:rFonts w:ascii="Times New Roman" w:hAnsi="Times New Roman" w:cs="Times New Roman"/>
          </w:rPr>
          <w:t>10.1007/s10071-016-0993-2</w:t>
        </w:r>
      </w:hyperlink>
      <w:r w:rsidRPr="00AC6EFE">
        <w:rPr>
          <w:rFonts w:ascii="Times New Roman" w:hAnsi="Times New Roman" w:cs="Times New Roman"/>
        </w:rPr>
        <w:t xml:space="preserve">. [accessed 2023 Jun 21]. </w:t>
      </w:r>
      <w:hyperlink r:id="rId10">
        <w:r w:rsidR="000C5BDB" w:rsidRPr="00AC6EFE">
          <w:rPr>
            <w:rStyle w:val="Hyperlink"/>
            <w:rFonts w:ascii="Times New Roman" w:hAnsi="Times New Roman" w:cs="Times New Roman"/>
          </w:rPr>
          <w:t>http://link.springer.com/10.1007/s10071-016-0993-2</w:t>
        </w:r>
      </w:hyperlink>
      <w:r w:rsidRPr="00AC6EFE">
        <w:rPr>
          <w:rFonts w:ascii="Times New Roman" w:hAnsi="Times New Roman" w:cs="Times New Roman"/>
        </w:rPr>
        <w:t>.</w:t>
      </w:r>
    </w:p>
    <w:p w14:paraId="4C9BA6D5" w14:textId="77777777" w:rsidR="000C5BDB" w:rsidRPr="00AC6EFE" w:rsidRDefault="00000000">
      <w:pPr>
        <w:pStyle w:val="Bibliography"/>
        <w:rPr>
          <w:rFonts w:ascii="Times New Roman" w:hAnsi="Times New Roman" w:cs="Times New Roman"/>
        </w:rPr>
      </w:pPr>
      <w:bookmarkStart w:id="76" w:name="ref-amiel_egg_2014"/>
      <w:bookmarkEnd w:id="75"/>
      <w:r w:rsidRPr="00AC6EFE">
        <w:rPr>
          <w:rFonts w:ascii="Times New Roman" w:hAnsi="Times New Roman" w:cs="Times New Roman"/>
        </w:rPr>
        <w:t>Amiel JJ, Lindström T, Shine R. 2014. Egg incubation effects generate positive correlations between size, speed and learning ability in young lizards. Animal Cognition. 17(2):337–347. doi:</w:t>
      </w:r>
      <w:hyperlink r:id="rId11">
        <w:r w:rsidR="000C5BDB" w:rsidRPr="00AC6EFE">
          <w:rPr>
            <w:rStyle w:val="Hyperlink"/>
            <w:rFonts w:ascii="Times New Roman" w:hAnsi="Times New Roman" w:cs="Times New Roman"/>
          </w:rPr>
          <w:t>10.1007/s10071-013-0665-4</w:t>
        </w:r>
      </w:hyperlink>
      <w:r w:rsidRPr="00AC6EFE">
        <w:rPr>
          <w:rFonts w:ascii="Times New Roman" w:hAnsi="Times New Roman" w:cs="Times New Roman"/>
        </w:rPr>
        <w:t xml:space="preserve">. [accessed 2023 Jun 21]. </w:t>
      </w:r>
      <w:hyperlink r:id="rId12">
        <w:r w:rsidR="000C5BDB" w:rsidRPr="00AC6EFE">
          <w:rPr>
            <w:rStyle w:val="Hyperlink"/>
            <w:rFonts w:ascii="Times New Roman" w:hAnsi="Times New Roman" w:cs="Times New Roman"/>
          </w:rPr>
          <w:t>http://link.springer.com/10.1007/s10071-013-0665-4</w:t>
        </w:r>
      </w:hyperlink>
      <w:r w:rsidRPr="00AC6EFE">
        <w:rPr>
          <w:rFonts w:ascii="Times New Roman" w:hAnsi="Times New Roman" w:cs="Times New Roman"/>
        </w:rPr>
        <w:t>.</w:t>
      </w:r>
    </w:p>
    <w:p w14:paraId="0A5C146C" w14:textId="77777777" w:rsidR="000C5BDB" w:rsidRPr="00AC6EFE" w:rsidRDefault="00000000">
      <w:pPr>
        <w:pStyle w:val="Bibliography"/>
        <w:rPr>
          <w:rFonts w:ascii="Times New Roman" w:hAnsi="Times New Roman" w:cs="Times New Roman"/>
        </w:rPr>
      </w:pPr>
      <w:bookmarkStart w:id="77" w:name="ref-amiel_hotter_2012"/>
      <w:bookmarkEnd w:id="76"/>
      <w:r w:rsidRPr="00AC6EFE">
        <w:rPr>
          <w:rFonts w:ascii="Times New Roman" w:hAnsi="Times New Roman" w:cs="Times New Roman"/>
        </w:rPr>
        <w:t>Amiel JJ, Shine R. 2012. Hotter nests produce smarter young lizards. Biology Letters. 8(3):372–374. doi:</w:t>
      </w:r>
      <w:hyperlink r:id="rId13">
        <w:r w:rsidR="000C5BDB" w:rsidRPr="00AC6EFE">
          <w:rPr>
            <w:rStyle w:val="Hyperlink"/>
            <w:rFonts w:ascii="Times New Roman" w:hAnsi="Times New Roman" w:cs="Times New Roman"/>
          </w:rPr>
          <w:t>10.1098/rsbl.2011.1161</w:t>
        </w:r>
      </w:hyperlink>
      <w:r w:rsidRPr="00AC6EFE">
        <w:rPr>
          <w:rFonts w:ascii="Times New Roman" w:hAnsi="Times New Roman" w:cs="Times New Roman"/>
        </w:rPr>
        <w:t xml:space="preserve">. [accessed 2023 Jun 21]. </w:t>
      </w:r>
      <w:hyperlink r:id="rId14">
        <w:r w:rsidR="000C5BDB" w:rsidRPr="00AC6EFE">
          <w:rPr>
            <w:rStyle w:val="Hyperlink"/>
            <w:rFonts w:ascii="Times New Roman" w:hAnsi="Times New Roman" w:cs="Times New Roman"/>
          </w:rPr>
          <w:t>https://royalsocietypublishing.org/doi/10.1098/rsbl.2011.1161</w:t>
        </w:r>
      </w:hyperlink>
      <w:r w:rsidRPr="00AC6EFE">
        <w:rPr>
          <w:rFonts w:ascii="Times New Roman" w:hAnsi="Times New Roman" w:cs="Times New Roman"/>
        </w:rPr>
        <w:t>.</w:t>
      </w:r>
    </w:p>
    <w:p w14:paraId="09881AF3" w14:textId="77777777" w:rsidR="000C5BDB" w:rsidRPr="00AC6EFE" w:rsidRDefault="00000000">
      <w:pPr>
        <w:pStyle w:val="Bibliography"/>
        <w:rPr>
          <w:rFonts w:ascii="Times New Roman" w:hAnsi="Times New Roman" w:cs="Times New Roman"/>
        </w:rPr>
      </w:pPr>
      <w:bookmarkStart w:id="78" w:name="ref-Baden_Osorio_2019_Vert_vision"/>
      <w:bookmarkEnd w:id="77"/>
      <w:r w:rsidRPr="00AC6EFE">
        <w:rPr>
          <w:rFonts w:ascii="Times New Roman" w:hAnsi="Times New Roman" w:cs="Times New Roman"/>
        </w:rPr>
        <w:t>Baden T, Osorio D. 2019. The retinal basis of vertebrate color vision. Annual Review of Vision Science.:177–200.</w:t>
      </w:r>
    </w:p>
    <w:p w14:paraId="457E9A18" w14:textId="77777777" w:rsidR="000C5BDB" w:rsidRPr="00AC6EFE" w:rsidRDefault="00000000">
      <w:pPr>
        <w:pStyle w:val="Bibliography"/>
        <w:rPr>
          <w:rFonts w:ascii="Times New Roman" w:hAnsi="Times New Roman" w:cs="Times New Roman"/>
        </w:rPr>
      </w:pPr>
      <w:bookmarkStart w:id="79" w:name="ref-bebus_associative_2016"/>
      <w:bookmarkEnd w:id="78"/>
      <w:proofErr w:type="spellStart"/>
      <w:r w:rsidRPr="00AC6EFE">
        <w:rPr>
          <w:rFonts w:ascii="Times New Roman" w:hAnsi="Times New Roman" w:cs="Times New Roman"/>
        </w:rPr>
        <w:t>Bebus</w:t>
      </w:r>
      <w:proofErr w:type="spellEnd"/>
      <w:r w:rsidRPr="00AC6EFE">
        <w:rPr>
          <w:rFonts w:ascii="Times New Roman" w:hAnsi="Times New Roman" w:cs="Times New Roman"/>
        </w:rPr>
        <w:t xml:space="preserve"> SE, Small TW, Jones BC, </w:t>
      </w:r>
      <w:proofErr w:type="spellStart"/>
      <w:r w:rsidRPr="00AC6EFE">
        <w:rPr>
          <w:rFonts w:ascii="Times New Roman" w:hAnsi="Times New Roman" w:cs="Times New Roman"/>
        </w:rPr>
        <w:t>Elderbrock</w:t>
      </w:r>
      <w:proofErr w:type="spellEnd"/>
      <w:r w:rsidRPr="00AC6EFE">
        <w:rPr>
          <w:rFonts w:ascii="Times New Roman" w:hAnsi="Times New Roman" w:cs="Times New Roman"/>
        </w:rPr>
        <w:t xml:space="preserve"> EK, Schoech SJ. 2016. Associative learning is inversely related to reversal learning and varies with nestling corticosterone exposure. Animal </w:t>
      </w:r>
      <w:proofErr w:type="spellStart"/>
      <w:r w:rsidRPr="00AC6EFE">
        <w:rPr>
          <w:rFonts w:ascii="Times New Roman" w:hAnsi="Times New Roman" w:cs="Times New Roman"/>
        </w:rPr>
        <w:t>Behaviour</w:t>
      </w:r>
      <w:proofErr w:type="spellEnd"/>
      <w:r w:rsidRPr="00AC6EFE">
        <w:rPr>
          <w:rFonts w:ascii="Times New Roman" w:hAnsi="Times New Roman" w:cs="Times New Roman"/>
        </w:rPr>
        <w:t>. 111:251–260. doi:</w:t>
      </w:r>
      <w:hyperlink r:id="rId15">
        <w:r w:rsidR="000C5BDB" w:rsidRPr="00AC6EFE">
          <w:rPr>
            <w:rStyle w:val="Hyperlink"/>
            <w:rFonts w:ascii="Times New Roman" w:hAnsi="Times New Roman" w:cs="Times New Roman"/>
          </w:rPr>
          <w:t>10.1016/j.anbehav.2015.10.027</w:t>
        </w:r>
      </w:hyperlink>
      <w:r w:rsidRPr="00AC6EFE">
        <w:rPr>
          <w:rFonts w:ascii="Times New Roman" w:hAnsi="Times New Roman" w:cs="Times New Roman"/>
        </w:rPr>
        <w:t xml:space="preserve">. [accessed 2023 Jun 21]. </w:t>
      </w:r>
      <w:hyperlink r:id="rId16">
        <w:r w:rsidR="000C5BDB" w:rsidRPr="00AC6EFE">
          <w:rPr>
            <w:rStyle w:val="Hyperlink"/>
            <w:rFonts w:ascii="Times New Roman" w:hAnsi="Times New Roman" w:cs="Times New Roman"/>
          </w:rPr>
          <w:t>https://linkinghub.elsevier.com/retrieve/pii/S0003347215003991</w:t>
        </w:r>
      </w:hyperlink>
      <w:r w:rsidRPr="00AC6EFE">
        <w:rPr>
          <w:rFonts w:ascii="Times New Roman" w:hAnsi="Times New Roman" w:cs="Times New Roman"/>
        </w:rPr>
        <w:t>.</w:t>
      </w:r>
    </w:p>
    <w:p w14:paraId="24EA5EF1" w14:textId="77777777" w:rsidR="000C5BDB" w:rsidRPr="00AC6EFE" w:rsidRDefault="00000000">
      <w:pPr>
        <w:pStyle w:val="Bibliography"/>
        <w:rPr>
          <w:rFonts w:ascii="Times New Roman" w:hAnsi="Times New Roman" w:cs="Times New Roman"/>
        </w:rPr>
      </w:pPr>
      <w:bookmarkStart w:id="80" w:name="ref-beltran_are_2021"/>
      <w:bookmarkEnd w:id="79"/>
      <w:r w:rsidRPr="00AC6EFE">
        <w:rPr>
          <w:rFonts w:ascii="Times New Roman" w:hAnsi="Times New Roman" w:cs="Times New Roman"/>
        </w:rPr>
        <w:t>Beltrán I, Herculano-</w:t>
      </w:r>
      <w:proofErr w:type="spellStart"/>
      <w:r w:rsidRPr="00AC6EFE">
        <w:rPr>
          <w:rFonts w:ascii="Times New Roman" w:hAnsi="Times New Roman" w:cs="Times New Roman"/>
        </w:rPr>
        <w:t>Houzel</w:t>
      </w:r>
      <w:proofErr w:type="spellEnd"/>
      <w:r w:rsidRPr="00AC6EFE">
        <w:rPr>
          <w:rFonts w:ascii="Times New Roman" w:hAnsi="Times New Roman" w:cs="Times New Roman"/>
        </w:rPr>
        <w:t xml:space="preserve"> S, </w:t>
      </w:r>
      <w:proofErr w:type="spellStart"/>
      <w:r w:rsidRPr="00AC6EFE">
        <w:rPr>
          <w:rFonts w:ascii="Times New Roman" w:hAnsi="Times New Roman" w:cs="Times New Roman"/>
        </w:rPr>
        <w:t>Sinervo</w:t>
      </w:r>
      <w:proofErr w:type="spellEnd"/>
      <w:r w:rsidRPr="00AC6EFE">
        <w:rPr>
          <w:rFonts w:ascii="Times New Roman" w:hAnsi="Times New Roman" w:cs="Times New Roman"/>
        </w:rPr>
        <w:t xml:space="preserve"> B, Whiting MJ. 2021. Are ectotherm brains vulnerable to global warming? Trends in Ecology &amp; Evolution. 36(8):691–699. doi:</w:t>
      </w:r>
      <w:hyperlink r:id="rId17">
        <w:r w:rsidR="000C5BDB" w:rsidRPr="00AC6EFE">
          <w:rPr>
            <w:rStyle w:val="Hyperlink"/>
            <w:rFonts w:ascii="Times New Roman" w:hAnsi="Times New Roman" w:cs="Times New Roman"/>
          </w:rPr>
          <w:t>10.1016/j.tree.2021.04.009</w:t>
        </w:r>
      </w:hyperlink>
      <w:r w:rsidRPr="00AC6EFE">
        <w:rPr>
          <w:rFonts w:ascii="Times New Roman" w:hAnsi="Times New Roman" w:cs="Times New Roman"/>
        </w:rPr>
        <w:t xml:space="preserve">. [accessed 2023 Jun 21]. </w:t>
      </w:r>
      <w:hyperlink r:id="rId18">
        <w:r w:rsidR="000C5BDB" w:rsidRPr="00AC6EFE">
          <w:rPr>
            <w:rStyle w:val="Hyperlink"/>
            <w:rFonts w:ascii="Times New Roman" w:hAnsi="Times New Roman" w:cs="Times New Roman"/>
          </w:rPr>
          <w:t>https://linkinghub.elsevier.com/retrieve/pii/S0169534721001233</w:t>
        </w:r>
      </w:hyperlink>
      <w:r w:rsidRPr="00AC6EFE">
        <w:rPr>
          <w:rFonts w:ascii="Times New Roman" w:hAnsi="Times New Roman" w:cs="Times New Roman"/>
        </w:rPr>
        <w:t>.</w:t>
      </w:r>
    </w:p>
    <w:p w14:paraId="4E48FD52" w14:textId="77777777" w:rsidR="000C5BDB" w:rsidRPr="00AC6EFE" w:rsidRDefault="00000000">
      <w:pPr>
        <w:pStyle w:val="Bibliography"/>
        <w:rPr>
          <w:rFonts w:ascii="Times New Roman" w:hAnsi="Times New Roman" w:cs="Times New Roman"/>
        </w:rPr>
      </w:pPr>
      <w:bookmarkStart w:id="81" w:name="ref-bezzina2014does"/>
      <w:bookmarkEnd w:id="80"/>
      <w:r w:rsidRPr="00AC6EFE">
        <w:rPr>
          <w:rFonts w:ascii="Times New Roman" w:hAnsi="Times New Roman" w:cs="Times New Roman"/>
        </w:rPr>
        <w:t>Bezzina CN, Amiel JJ, Shine R. 2014. Does invasion success reflect superior cognitive ability? A case study of two congeneric lizard species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scincidae</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PLoS</w:t>
      </w:r>
      <w:proofErr w:type="spellEnd"/>
      <w:r w:rsidRPr="00AC6EFE">
        <w:rPr>
          <w:rFonts w:ascii="Times New Roman" w:hAnsi="Times New Roman" w:cs="Times New Roman"/>
        </w:rPr>
        <w:t xml:space="preserve"> One. 9(1):e86271.</w:t>
      </w:r>
    </w:p>
    <w:p w14:paraId="612B0E5A" w14:textId="77777777" w:rsidR="000C5BDB" w:rsidRPr="00AC6EFE" w:rsidRDefault="00000000">
      <w:pPr>
        <w:pStyle w:val="Bibliography"/>
        <w:rPr>
          <w:rFonts w:ascii="Times New Roman" w:hAnsi="Times New Roman" w:cs="Times New Roman"/>
        </w:rPr>
      </w:pPr>
      <w:bookmarkStart w:id="82" w:name="ref-buchanan_condition_2013"/>
      <w:bookmarkEnd w:id="81"/>
      <w:r w:rsidRPr="00AC6EFE">
        <w:rPr>
          <w:rFonts w:ascii="Times New Roman" w:hAnsi="Times New Roman" w:cs="Times New Roman"/>
        </w:rPr>
        <w:t xml:space="preserve">Buchanan KL, Grindstaff JL, </w:t>
      </w:r>
      <w:proofErr w:type="spellStart"/>
      <w:r w:rsidRPr="00AC6EFE">
        <w:rPr>
          <w:rFonts w:ascii="Times New Roman" w:hAnsi="Times New Roman" w:cs="Times New Roman"/>
        </w:rPr>
        <w:t>Pravosudov</w:t>
      </w:r>
      <w:proofErr w:type="spellEnd"/>
      <w:r w:rsidRPr="00AC6EFE">
        <w:rPr>
          <w:rFonts w:ascii="Times New Roman" w:hAnsi="Times New Roman" w:cs="Times New Roman"/>
        </w:rPr>
        <w:t xml:space="preserve"> VV. 2013. Condition dependence, developmental plasticity, and cognition: Implications for ecology and evolution. Trends in Ecology &amp; Evolution. 28(5):290–296. doi:</w:t>
      </w:r>
      <w:hyperlink r:id="rId19">
        <w:r w:rsidR="000C5BDB" w:rsidRPr="00AC6EFE">
          <w:rPr>
            <w:rStyle w:val="Hyperlink"/>
            <w:rFonts w:ascii="Times New Roman" w:hAnsi="Times New Roman" w:cs="Times New Roman"/>
          </w:rPr>
          <w:t>10.1016/j.tree.2013.02.004</w:t>
        </w:r>
      </w:hyperlink>
      <w:r w:rsidRPr="00AC6EFE">
        <w:rPr>
          <w:rFonts w:ascii="Times New Roman" w:hAnsi="Times New Roman" w:cs="Times New Roman"/>
        </w:rPr>
        <w:t xml:space="preserve">. [accessed 2023 Jun 21]. </w:t>
      </w:r>
      <w:hyperlink r:id="rId20">
        <w:r w:rsidR="000C5BDB" w:rsidRPr="00AC6EFE">
          <w:rPr>
            <w:rStyle w:val="Hyperlink"/>
            <w:rFonts w:ascii="Times New Roman" w:hAnsi="Times New Roman" w:cs="Times New Roman"/>
          </w:rPr>
          <w:t>https://linkinghub.elsevier.com/retrieve/pii/S0169534713000566</w:t>
        </w:r>
      </w:hyperlink>
      <w:r w:rsidRPr="00AC6EFE">
        <w:rPr>
          <w:rFonts w:ascii="Times New Roman" w:hAnsi="Times New Roman" w:cs="Times New Roman"/>
        </w:rPr>
        <w:t>.</w:t>
      </w:r>
    </w:p>
    <w:p w14:paraId="4BD26B2F" w14:textId="77777777" w:rsidR="000C5BDB" w:rsidRPr="00AC6EFE" w:rsidRDefault="00000000">
      <w:pPr>
        <w:pStyle w:val="Bibliography"/>
        <w:rPr>
          <w:rFonts w:ascii="Times New Roman" w:hAnsi="Times New Roman" w:cs="Times New Roman"/>
        </w:rPr>
      </w:pPr>
      <w:bookmarkStart w:id="83" w:name="ref-burkner2017brms"/>
      <w:bookmarkEnd w:id="82"/>
      <w:proofErr w:type="spellStart"/>
      <w:r w:rsidRPr="00AC6EFE">
        <w:rPr>
          <w:rFonts w:ascii="Times New Roman" w:hAnsi="Times New Roman" w:cs="Times New Roman"/>
        </w:rPr>
        <w:t>Bürkner</w:t>
      </w:r>
      <w:proofErr w:type="spellEnd"/>
      <w:r w:rsidRPr="00AC6EFE">
        <w:rPr>
          <w:rFonts w:ascii="Times New Roman" w:hAnsi="Times New Roman" w:cs="Times New Roman"/>
        </w:rPr>
        <w:t xml:space="preserve"> P-C. 2017. Brms: An r package for </w:t>
      </w:r>
      <w:proofErr w:type="spellStart"/>
      <w:r w:rsidRPr="00AC6EFE">
        <w:rPr>
          <w:rFonts w:ascii="Times New Roman" w:hAnsi="Times New Roman" w:cs="Times New Roman"/>
        </w:rPr>
        <w:t>bayesian</w:t>
      </w:r>
      <w:proofErr w:type="spellEnd"/>
      <w:r w:rsidRPr="00AC6EFE">
        <w:rPr>
          <w:rFonts w:ascii="Times New Roman" w:hAnsi="Times New Roman" w:cs="Times New Roman"/>
        </w:rPr>
        <w:t xml:space="preserve"> multilevel models using stan. Journal of statistical software. 80:1–28.</w:t>
      </w:r>
    </w:p>
    <w:p w14:paraId="6266D7C4" w14:textId="77777777" w:rsidR="000C5BDB" w:rsidRPr="00AC6EFE" w:rsidRDefault="00000000">
      <w:pPr>
        <w:pStyle w:val="Bibliography"/>
        <w:rPr>
          <w:rFonts w:ascii="Times New Roman" w:hAnsi="Times New Roman" w:cs="Times New Roman"/>
        </w:rPr>
      </w:pPr>
      <w:bookmarkStart w:id="84" w:name="ref-carazo_sex_2014"/>
      <w:bookmarkEnd w:id="83"/>
      <w:r w:rsidRPr="00AC6EFE">
        <w:rPr>
          <w:rFonts w:ascii="Times New Roman" w:hAnsi="Times New Roman" w:cs="Times New Roman"/>
        </w:rPr>
        <w:t xml:space="preserve">Carazo P, Noble DWA, </w:t>
      </w:r>
      <w:proofErr w:type="spellStart"/>
      <w:r w:rsidRPr="00AC6EFE">
        <w:rPr>
          <w:rFonts w:ascii="Times New Roman" w:hAnsi="Times New Roman" w:cs="Times New Roman"/>
        </w:rPr>
        <w:t>Chandrasoma</w:t>
      </w:r>
      <w:proofErr w:type="spellEnd"/>
      <w:r w:rsidRPr="00AC6EFE">
        <w:rPr>
          <w:rFonts w:ascii="Times New Roman" w:hAnsi="Times New Roman" w:cs="Times New Roman"/>
        </w:rPr>
        <w:t xml:space="preserve"> D, Whiting MJ. 2014. Sex and boldness explain individual differences in spatial learning in a lizard. Proceedings of the Royal Society B: Biological Sciences. 281(1782):20133275. doi:</w:t>
      </w:r>
      <w:hyperlink r:id="rId21">
        <w:r w:rsidR="000C5BDB" w:rsidRPr="00AC6EFE">
          <w:rPr>
            <w:rStyle w:val="Hyperlink"/>
            <w:rFonts w:ascii="Times New Roman" w:hAnsi="Times New Roman" w:cs="Times New Roman"/>
          </w:rPr>
          <w:t>10.1098/rspb.2013.3275</w:t>
        </w:r>
      </w:hyperlink>
      <w:r w:rsidRPr="00AC6EFE">
        <w:rPr>
          <w:rFonts w:ascii="Times New Roman" w:hAnsi="Times New Roman" w:cs="Times New Roman"/>
        </w:rPr>
        <w:t xml:space="preserve">. [accessed 2023 May 25]. </w:t>
      </w:r>
      <w:hyperlink r:id="rId22">
        <w:r w:rsidR="000C5BDB" w:rsidRPr="00AC6EFE">
          <w:rPr>
            <w:rStyle w:val="Hyperlink"/>
            <w:rFonts w:ascii="Times New Roman" w:hAnsi="Times New Roman" w:cs="Times New Roman"/>
          </w:rPr>
          <w:t>https://royalsocietypublishing.org/doi/10.1098/rspb.2013.3275</w:t>
        </w:r>
      </w:hyperlink>
      <w:r w:rsidRPr="00AC6EFE">
        <w:rPr>
          <w:rFonts w:ascii="Times New Roman" w:hAnsi="Times New Roman" w:cs="Times New Roman"/>
        </w:rPr>
        <w:t>.</w:t>
      </w:r>
    </w:p>
    <w:p w14:paraId="1E707769" w14:textId="77777777" w:rsidR="000C5BDB" w:rsidRDefault="00000000">
      <w:pPr>
        <w:pStyle w:val="Bibliography"/>
        <w:rPr>
          <w:ins w:id="85" w:author="Pablo Recio Santiago" w:date="2025-03-29T17:34:00Z" w16du:dateUtc="2025-03-29T06:34:00Z"/>
          <w:rFonts w:ascii="Times New Roman" w:hAnsi="Times New Roman" w:cs="Times New Roman"/>
        </w:rPr>
      </w:pPr>
      <w:bookmarkStart w:id="86" w:name="ref-chapple_biology_2014"/>
      <w:bookmarkEnd w:id="84"/>
      <w:r w:rsidRPr="00AC6EFE">
        <w:rPr>
          <w:rFonts w:ascii="Times New Roman" w:hAnsi="Times New Roman" w:cs="Times New Roman"/>
        </w:rPr>
        <w:t>Chapple DG, Miller KA, Chaplin K, Barnett L, Thompson MB, Bray RD. 2014. Biology of the invasive delicate skink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delicata) on Lord Howe Island. Australian Journal of </w:t>
      </w:r>
      <w:r w:rsidRPr="00AC6EFE">
        <w:rPr>
          <w:rFonts w:ascii="Times New Roman" w:hAnsi="Times New Roman" w:cs="Times New Roman"/>
        </w:rPr>
        <w:lastRenderedPageBreak/>
        <w:t>Zoology. 62(6):498. doi:</w:t>
      </w:r>
      <w:hyperlink r:id="rId23">
        <w:r w:rsidR="000C5BDB" w:rsidRPr="00AC6EFE">
          <w:rPr>
            <w:rStyle w:val="Hyperlink"/>
            <w:rFonts w:ascii="Times New Roman" w:hAnsi="Times New Roman" w:cs="Times New Roman"/>
          </w:rPr>
          <w:t>10.1071/ZO14098</w:t>
        </w:r>
      </w:hyperlink>
      <w:r w:rsidRPr="00AC6EFE">
        <w:rPr>
          <w:rFonts w:ascii="Times New Roman" w:hAnsi="Times New Roman" w:cs="Times New Roman"/>
        </w:rPr>
        <w:t xml:space="preserve">. [accessed 2023 May 25]. </w:t>
      </w:r>
      <w:hyperlink r:id="rId24">
        <w:r w:rsidR="000C5BDB" w:rsidRPr="00AC6EFE">
          <w:rPr>
            <w:rStyle w:val="Hyperlink"/>
            <w:rFonts w:ascii="Times New Roman" w:hAnsi="Times New Roman" w:cs="Times New Roman"/>
          </w:rPr>
          <w:t>http://www.publish.csiro.au/?paper=ZO14098</w:t>
        </w:r>
      </w:hyperlink>
      <w:r w:rsidRPr="00AC6EFE">
        <w:rPr>
          <w:rFonts w:ascii="Times New Roman" w:hAnsi="Times New Roman" w:cs="Times New Roman"/>
        </w:rPr>
        <w:t>.</w:t>
      </w:r>
    </w:p>
    <w:p w14:paraId="3918BB42" w14:textId="0780F5E1" w:rsidR="00AC1ED1" w:rsidRPr="00AC6EFE" w:rsidRDefault="00AC1ED1">
      <w:pPr>
        <w:pStyle w:val="Bibliography"/>
        <w:rPr>
          <w:rFonts w:ascii="Times New Roman" w:hAnsi="Times New Roman" w:cs="Times New Roman"/>
        </w:rPr>
      </w:pPr>
      <w:ins w:id="87" w:author="Pablo Recio Santiago" w:date="2025-03-29T17:34:00Z" w16du:dateUtc="2025-03-29T06:34:00Z">
        <w:r w:rsidRPr="00AC1ED1">
          <w:rPr>
            <w:rFonts w:ascii="Times New Roman" w:hAnsi="Times New Roman" w:cs="Times New Roman"/>
          </w:rPr>
          <w:t xml:space="preserve">Chapple DG, Miller KA, Kraus F, Thompson MB. 2013. Divergent introduction histories among invasive populations of the delicate skink (l </w:t>
        </w:r>
        <w:proofErr w:type="spellStart"/>
        <w:r w:rsidRPr="00AC1ED1">
          <w:rPr>
            <w:rFonts w:ascii="Times New Roman" w:hAnsi="Times New Roman" w:cs="Times New Roman"/>
          </w:rPr>
          <w:t>ampropholis</w:t>
        </w:r>
        <w:proofErr w:type="spellEnd"/>
        <w:r w:rsidRPr="00AC1ED1">
          <w:rPr>
            <w:rFonts w:ascii="Times New Roman" w:hAnsi="Times New Roman" w:cs="Times New Roman"/>
          </w:rPr>
          <w:t xml:space="preserve"> delicata): Has the importance of genetic admixture in the success of biological invasions been overemphasized? Diversity and Distributions. 19(2):134–146.</w:t>
        </w:r>
      </w:ins>
    </w:p>
    <w:p w14:paraId="5BA1BEA0" w14:textId="77777777" w:rsidR="000C5BDB" w:rsidRDefault="00000000">
      <w:pPr>
        <w:pStyle w:val="Bibliography"/>
        <w:rPr>
          <w:ins w:id="88" w:author="Pablo Recio Santiago" w:date="2025-03-29T17:35:00Z" w16du:dateUtc="2025-03-29T06:35:00Z"/>
          <w:rFonts w:ascii="Times New Roman" w:hAnsi="Times New Roman" w:cs="Times New Roman"/>
        </w:rPr>
      </w:pPr>
      <w:bookmarkStart w:id="89" w:name="ref-chapple_know_2011"/>
      <w:bookmarkEnd w:id="86"/>
      <w:r w:rsidRPr="00AC6EFE">
        <w:rPr>
          <w:rFonts w:ascii="Times New Roman" w:hAnsi="Times New Roman" w:cs="Times New Roman"/>
        </w:rPr>
        <w:t>Chapple DG, Simmonds SM, Wong BBM. 2011. Know when to run, know when to hide: Can behavioral differences explain the divergent invasion success of two sympatric lizards?: Invasion Success of Two Sympatric Lizards. Ecology and Evolution. 1(3):278–289. doi:</w:t>
      </w:r>
      <w:hyperlink r:id="rId25">
        <w:r w:rsidR="000C5BDB" w:rsidRPr="00AC6EFE">
          <w:rPr>
            <w:rStyle w:val="Hyperlink"/>
            <w:rFonts w:ascii="Times New Roman" w:hAnsi="Times New Roman" w:cs="Times New Roman"/>
          </w:rPr>
          <w:t>10.1002/ece3.22</w:t>
        </w:r>
      </w:hyperlink>
      <w:r w:rsidRPr="00AC6EFE">
        <w:rPr>
          <w:rFonts w:ascii="Times New Roman" w:hAnsi="Times New Roman" w:cs="Times New Roman"/>
        </w:rPr>
        <w:t xml:space="preserve">. [accessed 2023 May 25]. </w:t>
      </w:r>
      <w:hyperlink r:id="rId26">
        <w:r w:rsidR="000C5BDB" w:rsidRPr="00AC6EFE">
          <w:rPr>
            <w:rStyle w:val="Hyperlink"/>
            <w:rFonts w:ascii="Times New Roman" w:hAnsi="Times New Roman" w:cs="Times New Roman"/>
          </w:rPr>
          <w:t>https://onlinelibrary.wiley.com/doi/10.1002/ece3.22</w:t>
        </w:r>
      </w:hyperlink>
      <w:r w:rsidRPr="00AC6EFE">
        <w:rPr>
          <w:rFonts w:ascii="Times New Roman" w:hAnsi="Times New Roman" w:cs="Times New Roman"/>
        </w:rPr>
        <w:t>.</w:t>
      </w:r>
    </w:p>
    <w:p w14:paraId="25F4B74E" w14:textId="6E7E0B93" w:rsidR="00AC1ED1" w:rsidRPr="00AC6EFE" w:rsidRDefault="00AC1ED1">
      <w:pPr>
        <w:pStyle w:val="Bibliography"/>
        <w:rPr>
          <w:rFonts w:ascii="Times New Roman" w:hAnsi="Times New Roman" w:cs="Times New Roman"/>
        </w:rPr>
      </w:pPr>
      <w:ins w:id="90" w:author="Pablo Recio Santiago" w:date="2025-03-29T17:35:00Z" w16du:dateUtc="2025-03-29T06:35:00Z">
        <w:r w:rsidRPr="00AC1ED1">
          <w:rPr>
            <w:rFonts w:ascii="Times New Roman" w:hAnsi="Times New Roman" w:cs="Times New Roman"/>
          </w:rPr>
          <w:t>Cheetham E, Doody JS, Stewart B, Harlow P. 2011. Embryonic mortality as a cost of communal nesting in the delicate skink. Journal of Zoology. 283(4):234–242.</w:t>
        </w:r>
      </w:ins>
    </w:p>
    <w:p w14:paraId="671AE4E7" w14:textId="77777777" w:rsidR="000C5BDB" w:rsidRPr="00AC6EFE" w:rsidRDefault="00000000">
      <w:pPr>
        <w:pStyle w:val="Bibliography"/>
        <w:rPr>
          <w:rFonts w:ascii="Times New Roman" w:hAnsi="Times New Roman" w:cs="Times New Roman"/>
        </w:rPr>
      </w:pPr>
      <w:bookmarkStart w:id="91" w:name="ref-clark_colour_2014"/>
      <w:bookmarkEnd w:id="89"/>
      <w:r w:rsidRPr="00AC6EFE">
        <w:rPr>
          <w:rFonts w:ascii="Times New Roman" w:hAnsi="Times New Roman" w:cs="Times New Roman"/>
        </w:rPr>
        <w:t xml:space="preserve">Clark BF, Amiel JJ, Shine R, Noble DWA, Whiting MJ. 2014. </w:t>
      </w:r>
      <w:proofErr w:type="spellStart"/>
      <w:r w:rsidRPr="00AC6EFE">
        <w:rPr>
          <w:rFonts w:ascii="Times New Roman" w:hAnsi="Times New Roman" w:cs="Times New Roman"/>
        </w:rPr>
        <w:t>Colour</w:t>
      </w:r>
      <w:proofErr w:type="spellEnd"/>
      <w:r w:rsidRPr="00AC6EFE">
        <w:rPr>
          <w:rFonts w:ascii="Times New Roman" w:hAnsi="Times New Roman" w:cs="Times New Roman"/>
        </w:rPr>
        <w:t xml:space="preserve"> discrimination and associative learning in hatchling lizards incubated at ‘hot’ and ‘cold’ temperatures. Behavioral Ecology and Sociobiology. 68(2):239–247. doi:</w:t>
      </w:r>
      <w:hyperlink r:id="rId27">
        <w:r w:rsidR="000C5BDB" w:rsidRPr="00AC6EFE">
          <w:rPr>
            <w:rStyle w:val="Hyperlink"/>
            <w:rFonts w:ascii="Times New Roman" w:hAnsi="Times New Roman" w:cs="Times New Roman"/>
          </w:rPr>
          <w:t>10.1007/s00265-013-1639-x</w:t>
        </w:r>
      </w:hyperlink>
      <w:r w:rsidRPr="00AC6EFE">
        <w:rPr>
          <w:rFonts w:ascii="Times New Roman" w:hAnsi="Times New Roman" w:cs="Times New Roman"/>
        </w:rPr>
        <w:t xml:space="preserve">. [accessed 2023 Jun 21]. </w:t>
      </w:r>
      <w:hyperlink r:id="rId28">
        <w:r w:rsidR="000C5BDB" w:rsidRPr="00AC6EFE">
          <w:rPr>
            <w:rStyle w:val="Hyperlink"/>
            <w:rFonts w:ascii="Times New Roman" w:hAnsi="Times New Roman" w:cs="Times New Roman"/>
          </w:rPr>
          <w:t>http://link.springer.com/10.1007/s00265-013-1639-x</w:t>
        </w:r>
      </w:hyperlink>
      <w:r w:rsidRPr="00AC6EFE">
        <w:rPr>
          <w:rFonts w:ascii="Times New Roman" w:hAnsi="Times New Roman" w:cs="Times New Roman"/>
        </w:rPr>
        <w:t>.</w:t>
      </w:r>
    </w:p>
    <w:p w14:paraId="0DCC5786" w14:textId="77777777" w:rsidR="000C5BDB" w:rsidRPr="00AC6EFE" w:rsidRDefault="00000000">
      <w:pPr>
        <w:pStyle w:val="Bibliography"/>
        <w:rPr>
          <w:rFonts w:ascii="Times New Roman" w:hAnsi="Times New Roman" w:cs="Times New Roman"/>
        </w:rPr>
      </w:pPr>
      <w:bookmarkStart w:id="92" w:name="ref-coomber_independent_1997"/>
      <w:bookmarkEnd w:id="91"/>
      <w:r w:rsidRPr="00AC6EFE">
        <w:rPr>
          <w:rFonts w:ascii="Times New Roman" w:hAnsi="Times New Roman" w:cs="Times New Roman"/>
        </w:rPr>
        <w:t>Coomber P, Crews D, Gonzalez-Lima F. 1997. Independent effects of incubation temperature and gonadal sex on the volume and metabolic capacity of brain nuclei in the leopard gecko (</w:t>
      </w:r>
      <w:proofErr w:type="spellStart"/>
      <w:r w:rsidRPr="00AC6EFE">
        <w:rPr>
          <w:rFonts w:ascii="Times New Roman" w:hAnsi="Times New Roman" w:cs="Times New Roman"/>
        </w:rPr>
        <w:t>Eublepharis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macularius</w:t>
      </w:r>
      <w:proofErr w:type="spellEnd"/>
      <w:r w:rsidRPr="00AC6EFE">
        <w:rPr>
          <w:rFonts w:ascii="Times New Roman" w:hAnsi="Times New Roman" w:cs="Times New Roman"/>
        </w:rPr>
        <w:t>), a lizard with temperature-dependent sex determination. The Journal of Comparative Neurology. 380(3):409–421. doi:</w:t>
      </w:r>
      <w:hyperlink r:id="rId29">
        <w:r w:rsidR="000C5BDB" w:rsidRPr="00AC6EFE">
          <w:rPr>
            <w:rStyle w:val="Hyperlink"/>
            <w:rFonts w:ascii="Times New Roman" w:hAnsi="Times New Roman" w:cs="Times New Roman"/>
          </w:rPr>
          <w:t>10.1002/(SICI)1096-9861(19970414)380:3&lt;409::AID-CNE9&gt;3.0.CO;2-6</w:t>
        </w:r>
      </w:hyperlink>
      <w:r w:rsidRPr="00AC6EFE">
        <w:rPr>
          <w:rFonts w:ascii="Times New Roman" w:hAnsi="Times New Roman" w:cs="Times New Roman"/>
        </w:rPr>
        <w:t xml:space="preserve">. [accessed 2023 Jun 1]. </w:t>
      </w:r>
      <w:hyperlink r:id="rId30">
        <w:r w:rsidR="000C5BDB" w:rsidRPr="00AC6EFE">
          <w:rPr>
            <w:rStyle w:val="Hyperlink"/>
            <w:rFonts w:ascii="Times New Roman" w:hAnsi="Times New Roman" w:cs="Times New Roman"/>
          </w:rPr>
          <w:t>https://onlinelibrary.wiley.com/doi/10.1002/(SICI)1096-9861(19970414)380:3&lt;409::AID-CNE9&gt;3.0.CO;2-6</w:t>
        </w:r>
      </w:hyperlink>
      <w:r w:rsidRPr="00AC6EFE">
        <w:rPr>
          <w:rFonts w:ascii="Times New Roman" w:hAnsi="Times New Roman" w:cs="Times New Roman"/>
        </w:rPr>
        <w:t>.</w:t>
      </w:r>
    </w:p>
    <w:p w14:paraId="73466ED7" w14:textId="77777777" w:rsidR="000C5BDB" w:rsidRPr="00AC6EFE" w:rsidRDefault="00000000">
      <w:pPr>
        <w:pStyle w:val="Bibliography"/>
        <w:rPr>
          <w:rFonts w:ascii="Times New Roman" w:hAnsi="Times New Roman" w:cs="Times New Roman"/>
        </w:rPr>
      </w:pPr>
      <w:bookmarkStart w:id="93" w:name="ref-Crino_2023"/>
      <w:bookmarkEnd w:id="92"/>
      <w:r w:rsidRPr="00AC6EFE">
        <w:rPr>
          <w:rFonts w:ascii="Times New Roman" w:hAnsi="Times New Roman" w:cs="Times New Roman"/>
        </w:rPr>
        <w:t xml:space="preserve">Crino OL, </w:t>
      </w:r>
      <w:proofErr w:type="spellStart"/>
      <w:r w:rsidRPr="00AC6EFE">
        <w:rPr>
          <w:rFonts w:ascii="Times New Roman" w:hAnsi="Times New Roman" w:cs="Times New Roman"/>
        </w:rPr>
        <w:t>Bonduriansky</w:t>
      </w:r>
      <w:proofErr w:type="spellEnd"/>
      <w:r w:rsidRPr="00AC6EFE">
        <w:rPr>
          <w:rFonts w:ascii="Times New Roman" w:hAnsi="Times New Roman" w:cs="Times New Roman"/>
        </w:rPr>
        <w:t xml:space="preserve"> R, Martin LB, Noble DWA. 2023. A conceptual framework for understanding </w:t>
      </w:r>
      <w:proofErr w:type="spellStart"/>
      <w:r w:rsidRPr="00AC6EFE">
        <w:rPr>
          <w:rFonts w:ascii="Times New Roman" w:hAnsi="Times New Roman" w:cs="Times New Roman"/>
        </w:rPr>
        <w:t>stressinduced</w:t>
      </w:r>
      <w:proofErr w:type="spellEnd"/>
      <w:r w:rsidRPr="00AC6EFE">
        <w:rPr>
          <w:rFonts w:ascii="Times New Roman" w:hAnsi="Times New Roman" w:cs="Times New Roman"/>
        </w:rPr>
        <w:t xml:space="preserve"> physiological and transgenerational effects on population responses to climate change. Evolution Letters.</w:t>
      </w:r>
    </w:p>
    <w:p w14:paraId="70173307" w14:textId="77777777" w:rsidR="000C5BDB" w:rsidRPr="00AC6EFE" w:rsidRDefault="00000000">
      <w:pPr>
        <w:pStyle w:val="Bibliography"/>
        <w:rPr>
          <w:rFonts w:ascii="Times New Roman" w:hAnsi="Times New Roman" w:cs="Times New Roman"/>
        </w:rPr>
      </w:pPr>
      <w:bookmarkStart w:id="94" w:name="ref-crino_corticosterone_2014-learn"/>
      <w:bookmarkEnd w:id="93"/>
      <w:r w:rsidRPr="00AC6EFE">
        <w:rPr>
          <w:rFonts w:ascii="Times New Roman" w:hAnsi="Times New Roman" w:cs="Times New Roman"/>
        </w:rPr>
        <w:t xml:space="preserve">Crino OL, Driscoll SC, Ton R, Breuner CW. 2014. Corticosterone exposure during development improves performance on a novel foraging task in zebra finches. Animal </w:t>
      </w:r>
      <w:proofErr w:type="spellStart"/>
      <w:r w:rsidRPr="00AC6EFE">
        <w:rPr>
          <w:rFonts w:ascii="Times New Roman" w:hAnsi="Times New Roman" w:cs="Times New Roman"/>
        </w:rPr>
        <w:t>Behaviour</w:t>
      </w:r>
      <w:proofErr w:type="spellEnd"/>
      <w:r w:rsidRPr="00AC6EFE">
        <w:rPr>
          <w:rFonts w:ascii="Times New Roman" w:hAnsi="Times New Roman" w:cs="Times New Roman"/>
        </w:rPr>
        <w:t>. 91:27–32. doi:</w:t>
      </w:r>
      <w:hyperlink r:id="rId31">
        <w:r w:rsidR="000C5BDB" w:rsidRPr="00AC6EFE">
          <w:rPr>
            <w:rStyle w:val="Hyperlink"/>
            <w:rFonts w:ascii="Times New Roman" w:hAnsi="Times New Roman" w:cs="Times New Roman"/>
          </w:rPr>
          <w:t>10.1016/j.anbehav.2014.02.017</w:t>
        </w:r>
      </w:hyperlink>
      <w:r w:rsidRPr="00AC6EFE">
        <w:rPr>
          <w:rFonts w:ascii="Times New Roman" w:hAnsi="Times New Roman" w:cs="Times New Roman"/>
        </w:rPr>
        <w:t xml:space="preserve">. [accessed 2023 Jun 21]. </w:t>
      </w:r>
      <w:hyperlink r:id="rId32">
        <w:r w:rsidR="000C5BDB" w:rsidRPr="00AC6EFE">
          <w:rPr>
            <w:rStyle w:val="Hyperlink"/>
            <w:rFonts w:ascii="Times New Roman" w:hAnsi="Times New Roman" w:cs="Times New Roman"/>
          </w:rPr>
          <w:t>https://linkinghub.elsevier.com/retrieve/pii/S000334721400102X</w:t>
        </w:r>
      </w:hyperlink>
      <w:r w:rsidRPr="00AC6EFE">
        <w:rPr>
          <w:rFonts w:ascii="Times New Roman" w:hAnsi="Times New Roman" w:cs="Times New Roman"/>
        </w:rPr>
        <w:t>.</w:t>
      </w:r>
    </w:p>
    <w:p w14:paraId="450D7639" w14:textId="77777777" w:rsidR="000C5BDB" w:rsidRPr="00AC6EFE" w:rsidRDefault="00000000">
      <w:pPr>
        <w:pStyle w:val="Bibliography"/>
        <w:rPr>
          <w:rFonts w:ascii="Times New Roman" w:hAnsi="Times New Roman" w:cs="Times New Roman"/>
        </w:rPr>
      </w:pPr>
      <w:bookmarkStart w:id="95" w:name="ref-crino2024eggs"/>
      <w:bookmarkEnd w:id="94"/>
      <w:r w:rsidRPr="00AC6EFE">
        <w:rPr>
          <w:rFonts w:ascii="Times New Roman" w:hAnsi="Times New Roman" w:cs="Times New Roman"/>
        </w:rPr>
        <w:t xml:space="preserve">Crino O, Wild KH, Friesen CR, Leibold DC, Laven N, Peardon AY, Recio P, Noble DW, et al. 2024. From eggs to adulthood: Sustained effects of early developmental temperature and corticosterone exposure on physiology and body size in an </w:t>
      </w:r>
      <w:proofErr w:type="spellStart"/>
      <w:r w:rsidRPr="00AC6EFE">
        <w:rPr>
          <w:rFonts w:ascii="Times New Roman" w:hAnsi="Times New Roman" w:cs="Times New Roman"/>
        </w:rPr>
        <w:t>australian</w:t>
      </w:r>
      <w:proofErr w:type="spellEnd"/>
      <w:r w:rsidRPr="00AC6EFE">
        <w:rPr>
          <w:rFonts w:ascii="Times New Roman" w:hAnsi="Times New Roman" w:cs="Times New Roman"/>
        </w:rPr>
        <w:t xml:space="preserve"> lizard.</w:t>
      </w:r>
    </w:p>
    <w:p w14:paraId="307D4B17" w14:textId="77777777" w:rsidR="000C5BDB" w:rsidRPr="00AC6EFE" w:rsidRDefault="00000000">
      <w:pPr>
        <w:pStyle w:val="Bibliography"/>
        <w:rPr>
          <w:rFonts w:ascii="Times New Roman" w:hAnsi="Times New Roman" w:cs="Times New Roman"/>
        </w:rPr>
      </w:pPr>
      <w:bookmarkStart w:id="96" w:name="ref-dayananda_incubation_2017"/>
      <w:bookmarkEnd w:id="95"/>
      <w:r w:rsidRPr="00AC6EFE">
        <w:rPr>
          <w:rFonts w:ascii="Times New Roman" w:hAnsi="Times New Roman" w:cs="Times New Roman"/>
        </w:rPr>
        <w:t>Dayananda B, Webb JK. 2017. Incubation under climate warming affects learning ability and survival in hatchling lizards. Biology Letters. 13(3):20170002. doi:</w:t>
      </w:r>
      <w:hyperlink r:id="rId33">
        <w:r w:rsidR="000C5BDB" w:rsidRPr="00AC6EFE">
          <w:rPr>
            <w:rStyle w:val="Hyperlink"/>
            <w:rFonts w:ascii="Times New Roman" w:hAnsi="Times New Roman" w:cs="Times New Roman"/>
          </w:rPr>
          <w:t>10.1098/rsbl.2017.0002</w:t>
        </w:r>
      </w:hyperlink>
      <w:r w:rsidRPr="00AC6EFE">
        <w:rPr>
          <w:rFonts w:ascii="Times New Roman" w:hAnsi="Times New Roman" w:cs="Times New Roman"/>
        </w:rPr>
        <w:t xml:space="preserve">. [accessed 2023 Jun 21]. </w:t>
      </w:r>
      <w:hyperlink r:id="rId34">
        <w:r w:rsidR="000C5BDB" w:rsidRPr="00AC6EFE">
          <w:rPr>
            <w:rStyle w:val="Hyperlink"/>
            <w:rFonts w:ascii="Times New Roman" w:hAnsi="Times New Roman" w:cs="Times New Roman"/>
          </w:rPr>
          <w:t>https://royalsocietypublishing.org/doi/10.1098/rsbl.2017.0002</w:t>
        </w:r>
      </w:hyperlink>
      <w:r w:rsidRPr="00AC6EFE">
        <w:rPr>
          <w:rFonts w:ascii="Times New Roman" w:hAnsi="Times New Roman" w:cs="Times New Roman"/>
        </w:rPr>
        <w:t>.</w:t>
      </w:r>
    </w:p>
    <w:p w14:paraId="51B677CA" w14:textId="77777777" w:rsidR="000C5BDB" w:rsidRPr="00AC6EFE" w:rsidRDefault="00000000">
      <w:pPr>
        <w:pStyle w:val="Bibliography"/>
        <w:rPr>
          <w:rFonts w:ascii="Times New Roman" w:hAnsi="Times New Roman" w:cs="Times New Roman"/>
        </w:rPr>
      </w:pPr>
      <w:bookmarkStart w:id="97" w:name="ref-du_dynamic_2009"/>
      <w:bookmarkEnd w:id="96"/>
      <w:r w:rsidRPr="00AC6EFE">
        <w:rPr>
          <w:rFonts w:ascii="Times New Roman" w:hAnsi="Times New Roman" w:cs="Times New Roman"/>
        </w:rPr>
        <w:t xml:space="preserve">Du J, Wang Y, Hunter R, Wei Y, Blumenthal R, Falke C, </w:t>
      </w:r>
      <w:proofErr w:type="spellStart"/>
      <w:r w:rsidRPr="00AC6EFE">
        <w:rPr>
          <w:rFonts w:ascii="Times New Roman" w:hAnsi="Times New Roman" w:cs="Times New Roman"/>
        </w:rPr>
        <w:t>Khairova</w:t>
      </w:r>
      <w:proofErr w:type="spellEnd"/>
      <w:r w:rsidRPr="00AC6EFE">
        <w:rPr>
          <w:rFonts w:ascii="Times New Roman" w:hAnsi="Times New Roman" w:cs="Times New Roman"/>
        </w:rPr>
        <w:t xml:space="preserve"> R, Zhou R, Yuan P, Machado-Vieira R, et al. 2009. Dynamic regulation of mitochondrial function by glucocorticoids. Proceedings of the National Academy of Sciences. 106(9):3543–3548. </w:t>
      </w:r>
      <w:r w:rsidRPr="00AC6EFE">
        <w:rPr>
          <w:rFonts w:ascii="Times New Roman" w:hAnsi="Times New Roman" w:cs="Times New Roman"/>
        </w:rPr>
        <w:lastRenderedPageBreak/>
        <w:t>doi:</w:t>
      </w:r>
      <w:hyperlink r:id="rId35">
        <w:r w:rsidR="000C5BDB" w:rsidRPr="00AC6EFE">
          <w:rPr>
            <w:rStyle w:val="Hyperlink"/>
            <w:rFonts w:ascii="Times New Roman" w:hAnsi="Times New Roman" w:cs="Times New Roman"/>
          </w:rPr>
          <w:t>10.1073/pnas.0812671106</w:t>
        </w:r>
      </w:hyperlink>
      <w:r w:rsidRPr="00AC6EFE">
        <w:rPr>
          <w:rFonts w:ascii="Times New Roman" w:hAnsi="Times New Roman" w:cs="Times New Roman"/>
        </w:rPr>
        <w:t xml:space="preserve">. [accessed 2023 Jun 21]. </w:t>
      </w:r>
      <w:hyperlink r:id="rId36">
        <w:r w:rsidR="000C5BDB" w:rsidRPr="00AC6EFE">
          <w:rPr>
            <w:rStyle w:val="Hyperlink"/>
            <w:rFonts w:ascii="Times New Roman" w:hAnsi="Times New Roman" w:cs="Times New Roman"/>
          </w:rPr>
          <w:t>https://pnas.org/doi/full/10.1073/pnas.0812671106</w:t>
        </w:r>
      </w:hyperlink>
      <w:r w:rsidRPr="00AC6EFE">
        <w:rPr>
          <w:rFonts w:ascii="Times New Roman" w:hAnsi="Times New Roman" w:cs="Times New Roman"/>
        </w:rPr>
        <w:t>.</w:t>
      </w:r>
    </w:p>
    <w:p w14:paraId="601E5054" w14:textId="77777777" w:rsidR="000C5BDB" w:rsidRPr="00AC6EFE" w:rsidRDefault="00000000">
      <w:pPr>
        <w:pStyle w:val="Bibliography"/>
        <w:rPr>
          <w:rFonts w:ascii="Times New Roman" w:hAnsi="Times New Roman" w:cs="Times New Roman"/>
        </w:rPr>
      </w:pPr>
      <w:bookmarkStart w:id="98" w:name="ref-dukas_evolutionary_2004"/>
      <w:bookmarkEnd w:id="97"/>
      <w:r w:rsidRPr="00AC6EFE">
        <w:rPr>
          <w:rFonts w:ascii="Times New Roman" w:hAnsi="Times New Roman" w:cs="Times New Roman"/>
        </w:rPr>
        <w:t>Dukas R. 2004. Evolutionary Biology of Animal Cognition. Annual Review of Ecology, Evolution, and Systematics. 35(1):347–374. doi:</w:t>
      </w:r>
      <w:hyperlink r:id="rId37">
        <w:r w:rsidR="000C5BDB" w:rsidRPr="00AC6EFE">
          <w:rPr>
            <w:rStyle w:val="Hyperlink"/>
            <w:rFonts w:ascii="Times New Roman" w:hAnsi="Times New Roman" w:cs="Times New Roman"/>
          </w:rPr>
          <w:t>10.1146/annurev.ecolsys.35.112202.130152</w:t>
        </w:r>
      </w:hyperlink>
      <w:r w:rsidRPr="00AC6EFE">
        <w:rPr>
          <w:rFonts w:ascii="Times New Roman" w:hAnsi="Times New Roman" w:cs="Times New Roman"/>
        </w:rPr>
        <w:t xml:space="preserve">. [accessed 2023 Jun 21]. </w:t>
      </w:r>
      <w:hyperlink r:id="rId38">
        <w:r w:rsidR="000C5BDB" w:rsidRPr="00AC6EFE">
          <w:rPr>
            <w:rStyle w:val="Hyperlink"/>
            <w:rFonts w:ascii="Times New Roman" w:hAnsi="Times New Roman" w:cs="Times New Roman"/>
          </w:rPr>
          <w:t>https://www.annualreviews.org/doi/10.1146/annurev.ecolsys.35.112202.130152</w:t>
        </w:r>
      </w:hyperlink>
      <w:r w:rsidRPr="00AC6EFE">
        <w:rPr>
          <w:rFonts w:ascii="Times New Roman" w:hAnsi="Times New Roman" w:cs="Times New Roman"/>
        </w:rPr>
        <w:t>.</w:t>
      </w:r>
    </w:p>
    <w:p w14:paraId="05FC9F74" w14:textId="77777777" w:rsidR="000C5BDB" w:rsidRPr="00AC6EFE" w:rsidRDefault="00000000">
      <w:pPr>
        <w:pStyle w:val="Bibliography"/>
        <w:rPr>
          <w:rFonts w:ascii="Times New Roman" w:hAnsi="Times New Roman" w:cs="Times New Roman"/>
        </w:rPr>
      </w:pPr>
      <w:bookmarkStart w:id="99" w:name="ref-eaton2015mild"/>
      <w:bookmarkEnd w:id="98"/>
      <w:r w:rsidRPr="00AC6EFE">
        <w:rPr>
          <w:rFonts w:ascii="Times New Roman" w:hAnsi="Times New Roman" w:cs="Times New Roman"/>
        </w:rPr>
        <w:t>Eaton L, Edmonds E, Henry T, Snellgrove D, Sloman K. 2015. Mild maternal stress disrupts associative learning and increases aggression in offspring. Hormones and behavior. 71:10–15.</w:t>
      </w:r>
    </w:p>
    <w:p w14:paraId="477DDF0F" w14:textId="77777777" w:rsidR="000C5BDB" w:rsidRPr="00AC6EFE" w:rsidRDefault="00000000">
      <w:pPr>
        <w:pStyle w:val="Bibliography"/>
        <w:rPr>
          <w:rFonts w:ascii="Times New Roman" w:hAnsi="Times New Roman" w:cs="Times New Roman"/>
        </w:rPr>
      </w:pPr>
      <w:bookmarkStart w:id="100" w:name="ref-farrell_developmental_2016"/>
      <w:bookmarkEnd w:id="99"/>
      <w:r w:rsidRPr="00AC6EFE">
        <w:rPr>
          <w:rFonts w:ascii="Times New Roman" w:hAnsi="Times New Roman" w:cs="Times New Roman"/>
        </w:rPr>
        <w:t>Farrell TM, Morgan A, MacDougall-Shackleton SA. 2016. Developmental stress impairs performance on an association task in male and female songbirds, but impairs auditory learning in females only. Animal Cognition. 19(1):1–14. doi:</w:t>
      </w:r>
      <w:hyperlink r:id="rId39">
        <w:r w:rsidR="000C5BDB" w:rsidRPr="00AC6EFE">
          <w:rPr>
            <w:rStyle w:val="Hyperlink"/>
            <w:rFonts w:ascii="Times New Roman" w:hAnsi="Times New Roman" w:cs="Times New Roman"/>
          </w:rPr>
          <w:t>10.1007/s10071-015-0908-7</w:t>
        </w:r>
      </w:hyperlink>
      <w:r w:rsidRPr="00AC6EFE">
        <w:rPr>
          <w:rFonts w:ascii="Times New Roman" w:hAnsi="Times New Roman" w:cs="Times New Roman"/>
        </w:rPr>
        <w:t xml:space="preserve">. [accessed 2023 Jun 21]. </w:t>
      </w:r>
      <w:hyperlink r:id="rId40">
        <w:r w:rsidR="000C5BDB" w:rsidRPr="00AC6EFE">
          <w:rPr>
            <w:rStyle w:val="Hyperlink"/>
            <w:rFonts w:ascii="Times New Roman" w:hAnsi="Times New Roman" w:cs="Times New Roman"/>
          </w:rPr>
          <w:t>http://link.springer.com/10.1007/s10071-015-0908-7</w:t>
        </w:r>
      </w:hyperlink>
      <w:r w:rsidRPr="00AC6EFE">
        <w:rPr>
          <w:rFonts w:ascii="Times New Roman" w:hAnsi="Times New Roman" w:cs="Times New Roman"/>
        </w:rPr>
        <w:t>.</w:t>
      </w:r>
    </w:p>
    <w:p w14:paraId="42E32BF3" w14:textId="77777777" w:rsidR="000C5BDB" w:rsidRPr="00AC6EFE" w:rsidRDefault="00000000">
      <w:pPr>
        <w:pStyle w:val="Bibliography"/>
        <w:rPr>
          <w:rFonts w:ascii="Times New Roman" w:hAnsi="Times New Roman" w:cs="Times New Roman"/>
        </w:rPr>
      </w:pPr>
      <w:bookmarkStart w:id="101" w:name="ref-farrell_developmental_2015-learn"/>
      <w:bookmarkEnd w:id="100"/>
      <w:r w:rsidRPr="00AC6EFE">
        <w:rPr>
          <w:rFonts w:ascii="Times New Roman" w:hAnsi="Times New Roman" w:cs="Times New Roman"/>
        </w:rPr>
        <w:t xml:space="preserve">Farrell TM, Neuert MAC, Cui A, MacDougall-Shackleton SA. 2015. Developmental stress impairs a female songbird’s </w:t>
      </w:r>
      <w:proofErr w:type="spellStart"/>
      <w:r w:rsidRPr="00AC6EFE">
        <w:rPr>
          <w:rFonts w:ascii="Times New Roman" w:hAnsi="Times New Roman" w:cs="Times New Roman"/>
        </w:rPr>
        <w:t>behavioural</w:t>
      </w:r>
      <w:proofErr w:type="spellEnd"/>
      <w:r w:rsidRPr="00AC6EFE">
        <w:rPr>
          <w:rFonts w:ascii="Times New Roman" w:hAnsi="Times New Roman" w:cs="Times New Roman"/>
        </w:rPr>
        <w:t xml:space="preserve"> and neural response to a sexually selected signal. Animal </w:t>
      </w:r>
      <w:proofErr w:type="spellStart"/>
      <w:r w:rsidRPr="00AC6EFE">
        <w:rPr>
          <w:rFonts w:ascii="Times New Roman" w:hAnsi="Times New Roman" w:cs="Times New Roman"/>
        </w:rPr>
        <w:t>Behaviour</w:t>
      </w:r>
      <w:proofErr w:type="spellEnd"/>
      <w:r w:rsidRPr="00AC6EFE">
        <w:rPr>
          <w:rFonts w:ascii="Times New Roman" w:hAnsi="Times New Roman" w:cs="Times New Roman"/>
        </w:rPr>
        <w:t>. 102:157–167. doi:</w:t>
      </w:r>
      <w:hyperlink r:id="rId41">
        <w:r w:rsidR="000C5BDB" w:rsidRPr="00AC6EFE">
          <w:rPr>
            <w:rStyle w:val="Hyperlink"/>
            <w:rFonts w:ascii="Times New Roman" w:hAnsi="Times New Roman" w:cs="Times New Roman"/>
          </w:rPr>
          <w:t>10.1016/j.anbehav.2015.01.018</w:t>
        </w:r>
      </w:hyperlink>
      <w:r w:rsidRPr="00AC6EFE">
        <w:rPr>
          <w:rFonts w:ascii="Times New Roman" w:hAnsi="Times New Roman" w:cs="Times New Roman"/>
        </w:rPr>
        <w:t xml:space="preserve">. [accessed 2023 Jun 21]. </w:t>
      </w:r>
      <w:hyperlink r:id="rId42">
        <w:r w:rsidR="000C5BDB" w:rsidRPr="00AC6EFE">
          <w:rPr>
            <w:rStyle w:val="Hyperlink"/>
            <w:rFonts w:ascii="Times New Roman" w:hAnsi="Times New Roman" w:cs="Times New Roman"/>
          </w:rPr>
          <w:t>https://linkinghub.elsevier.com/retrieve/pii/S0003347215000287</w:t>
        </w:r>
      </w:hyperlink>
      <w:r w:rsidRPr="00AC6EFE">
        <w:rPr>
          <w:rFonts w:ascii="Times New Roman" w:hAnsi="Times New Roman" w:cs="Times New Roman"/>
        </w:rPr>
        <w:t>.</w:t>
      </w:r>
    </w:p>
    <w:p w14:paraId="2019D987" w14:textId="77777777" w:rsidR="000C5BDB" w:rsidRPr="00AC6EFE" w:rsidRDefault="00000000">
      <w:pPr>
        <w:pStyle w:val="Bibliography"/>
        <w:rPr>
          <w:rFonts w:ascii="Times New Roman" w:hAnsi="Times New Roman" w:cs="Times New Roman"/>
        </w:rPr>
      </w:pPr>
      <w:bookmarkStart w:id="102" w:name="ref-hanover2019corticosterone"/>
      <w:bookmarkEnd w:id="101"/>
      <w:r w:rsidRPr="00AC6EFE">
        <w:rPr>
          <w:rFonts w:ascii="Times New Roman" w:hAnsi="Times New Roman" w:cs="Times New Roman"/>
        </w:rPr>
        <w:t>Hanover AM, Husak JF, Lovern M. 2019. Corticosterone in lizard egg yolk is reduced by maternal diet restriction but unaltered by maternal exercise. Physiological and Biochemical Zoology. 92(6):573–578.</w:t>
      </w:r>
    </w:p>
    <w:p w14:paraId="1ABAD820" w14:textId="77777777" w:rsidR="000C5BDB" w:rsidRPr="00AC6EFE" w:rsidRDefault="00000000">
      <w:pPr>
        <w:pStyle w:val="Bibliography"/>
        <w:rPr>
          <w:rFonts w:ascii="Times New Roman" w:hAnsi="Times New Roman" w:cs="Times New Roman"/>
        </w:rPr>
      </w:pPr>
      <w:bookmarkStart w:id="103" w:name="ref-joss1985reproductive"/>
      <w:bookmarkEnd w:id="102"/>
      <w:r w:rsidRPr="00AC6EFE">
        <w:rPr>
          <w:rFonts w:ascii="Times New Roman" w:hAnsi="Times New Roman" w:cs="Times New Roman"/>
        </w:rPr>
        <w:t xml:space="preserve">Joss J, Minard J. 1985. On the reproductive cycles of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guichenoti</w:t>
      </w:r>
      <w:proofErr w:type="spellEnd"/>
      <w:r w:rsidRPr="00AC6EFE">
        <w:rPr>
          <w:rFonts w:ascii="Times New Roman" w:hAnsi="Times New Roman" w:cs="Times New Roman"/>
        </w:rPr>
        <w:t xml:space="preserve"> and l. Delicata (squamata: Scincidae) in the </w:t>
      </w:r>
      <w:proofErr w:type="spellStart"/>
      <w:r w:rsidRPr="00AC6EFE">
        <w:rPr>
          <w:rFonts w:ascii="Times New Roman" w:hAnsi="Times New Roman" w:cs="Times New Roman"/>
        </w:rPr>
        <w:t>sydney</w:t>
      </w:r>
      <w:proofErr w:type="spellEnd"/>
      <w:r w:rsidRPr="00AC6EFE">
        <w:rPr>
          <w:rFonts w:ascii="Times New Roman" w:hAnsi="Times New Roman" w:cs="Times New Roman"/>
        </w:rPr>
        <w:t xml:space="preserve"> region. Australian Journal of Zoology. 33(5):699–704.</w:t>
      </w:r>
    </w:p>
    <w:p w14:paraId="0D02136D" w14:textId="77777777" w:rsidR="000C5BDB" w:rsidRPr="00AC6EFE" w:rsidRDefault="00000000">
      <w:pPr>
        <w:pStyle w:val="Bibliography"/>
        <w:rPr>
          <w:rFonts w:ascii="Times New Roman" w:hAnsi="Times New Roman" w:cs="Times New Roman"/>
        </w:rPr>
      </w:pPr>
      <w:bookmarkStart w:id="104" w:name="ref-kar2024heritability"/>
      <w:bookmarkEnd w:id="103"/>
      <w:r w:rsidRPr="00AC6EFE">
        <w:rPr>
          <w:rFonts w:ascii="Times New Roman" w:hAnsi="Times New Roman" w:cs="Times New Roman"/>
        </w:rPr>
        <w:t>Kar F, Nakagawa S, Noble DW. 2024. Heritability and developmental plasticity of growth in an oviparous lizard. Heredity. 132(2):67–76.</w:t>
      </w:r>
    </w:p>
    <w:p w14:paraId="23B0013C" w14:textId="77777777" w:rsidR="000C5BDB" w:rsidRPr="00AC6EFE" w:rsidRDefault="00000000">
      <w:pPr>
        <w:pStyle w:val="Bibliography"/>
        <w:rPr>
          <w:rFonts w:ascii="Times New Roman" w:hAnsi="Times New Roman" w:cs="Times New Roman"/>
        </w:rPr>
      </w:pPr>
      <w:bookmarkStart w:id="105" w:name="ref-leal_behavioural_2012"/>
      <w:bookmarkEnd w:id="104"/>
      <w:r w:rsidRPr="00AC6EFE">
        <w:rPr>
          <w:rFonts w:ascii="Times New Roman" w:hAnsi="Times New Roman" w:cs="Times New Roman"/>
        </w:rPr>
        <w:t xml:space="preserve">Leal M, Powell BJ. 2012. </w:t>
      </w:r>
      <w:proofErr w:type="spellStart"/>
      <w:r w:rsidRPr="00AC6EFE">
        <w:rPr>
          <w:rFonts w:ascii="Times New Roman" w:hAnsi="Times New Roman" w:cs="Times New Roman"/>
        </w:rPr>
        <w:t>Behavioural</w:t>
      </w:r>
      <w:proofErr w:type="spellEnd"/>
      <w:r w:rsidRPr="00AC6EFE">
        <w:rPr>
          <w:rFonts w:ascii="Times New Roman" w:hAnsi="Times New Roman" w:cs="Times New Roman"/>
        </w:rPr>
        <w:t xml:space="preserve"> flexibility and problem-solving in a tropical lizard. Biology Letters. 8(1):28–30. doi:</w:t>
      </w:r>
      <w:hyperlink r:id="rId43">
        <w:r w:rsidR="000C5BDB" w:rsidRPr="00AC6EFE">
          <w:rPr>
            <w:rStyle w:val="Hyperlink"/>
            <w:rFonts w:ascii="Times New Roman" w:hAnsi="Times New Roman" w:cs="Times New Roman"/>
          </w:rPr>
          <w:t>10.1098/rsbl.2011.0480</w:t>
        </w:r>
      </w:hyperlink>
      <w:r w:rsidRPr="00AC6EFE">
        <w:rPr>
          <w:rFonts w:ascii="Times New Roman" w:hAnsi="Times New Roman" w:cs="Times New Roman"/>
        </w:rPr>
        <w:t xml:space="preserve">. [accessed 2023 Jun 21]. </w:t>
      </w:r>
      <w:hyperlink r:id="rId44">
        <w:r w:rsidR="000C5BDB" w:rsidRPr="00AC6EFE">
          <w:rPr>
            <w:rStyle w:val="Hyperlink"/>
            <w:rFonts w:ascii="Times New Roman" w:hAnsi="Times New Roman" w:cs="Times New Roman"/>
          </w:rPr>
          <w:t>https://royalsocietypublishing.org/doi/10.1098/rsbl.2011.0480</w:t>
        </w:r>
      </w:hyperlink>
      <w:r w:rsidRPr="00AC6EFE">
        <w:rPr>
          <w:rFonts w:ascii="Times New Roman" w:hAnsi="Times New Roman" w:cs="Times New Roman"/>
        </w:rPr>
        <w:t>.</w:t>
      </w:r>
    </w:p>
    <w:p w14:paraId="322C1CF6" w14:textId="77777777" w:rsidR="000C5BDB" w:rsidRPr="00AC6EFE" w:rsidRDefault="00000000">
      <w:pPr>
        <w:pStyle w:val="Bibliography"/>
        <w:rPr>
          <w:rFonts w:ascii="Times New Roman" w:hAnsi="Times New Roman" w:cs="Times New Roman"/>
        </w:rPr>
      </w:pPr>
      <w:bookmarkStart w:id="106" w:name="ref-lemaire_prenatal_2000"/>
      <w:bookmarkEnd w:id="105"/>
      <w:r w:rsidRPr="00AC6EFE">
        <w:rPr>
          <w:rFonts w:ascii="Times New Roman" w:hAnsi="Times New Roman" w:cs="Times New Roman"/>
        </w:rPr>
        <w:t xml:space="preserve">Lemaire V, Koehl M, Le Moal M, </w:t>
      </w:r>
      <w:proofErr w:type="spellStart"/>
      <w:r w:rsidRPr="00AC6EFE">
        <w:rPr>
          <w:rFonts w:ascii="Times New Roman" w:hAnsi="Times New Roman" w:cs="Times New Roman"/>
        </w:rPr>
        <w:t>Abrous</w:t>
      </w:r>
      <w:proofErr w:type="spellEnd"/>
      <w:r w:rsidRPr="00AC6EFE">
        <w:rPr>
          <w:rFonts w:ascii="Times New Roman" w:hAnsi="Times New Roman" w:cs="Times New Roman"/>
        </w:rPr>
        <w:t xml:space="preserve"> DN. 2000. Prenatal stress produces learning deficits associated with an inhibition of neurogenesis in the hippocampus. Proceedings of the National Academy of Sciences. 97(20):11032–11037. doi:</w:t>
      </w:r>
      <w:hyperlink r:id="rId45">
        <w:r w:rsidR="000C5BDB" w:rsidRPr="00AC6EFE">
          <w:rPr>
            <w:rStyle w:val="Hyperlink"/>
            <w:rFonts w:ascii="Times New Roman" w:hAnsi="Times New Roman" w:cs="Times New Roman"/>
          </w:rPr>
          <w:t>10.1073/pnas.97.20.11032</w:t>
        </w:r>
      </w:hyperlink>
      <w:r w:rsidRPr="00AC6EFE">
        <w:rPr>
          <w:rFonts w:ascii="Times New Roman" w:hAnsi="Times New Roman" w:cs="Times New Roman"/>
        </w:rPr>
        <w:t xml:space="preserve">. [accessed 2023 Jun 21]. </w:t>
      </w:r>
      <w:hyperlink r:id="rId46">
        <w:r w:rsidR="000C5BDB" w:rsidRPr="00AC6EFE">
          <w:rPr>
            <w:rStyle w:val="Hyperlink"/>
            <w:rFonts w:ascii="Times New Roman" w:hAnsi="Times New Roman" w:cs="Times New Roman"/>
          </w:rPr>
          <w:t>https://pnas.org/doi/full/10.1073/pnas.97.20.11032</w:t>
        </w:r>
      </w:hyperlink>
      <w:r w:rsidRPr="00AC6EFE">
        <w:rPr>
          <w:rFonts w:ascii="Times New Roman" w:hAnsi="Times New Roman" w:cs="Times New Roman"/>
        </w:rPr>
        <w:t>.</w:t>
      </w:r>
    </w:p>
    <w:p w14:paraId="615FCBC0" w14:textId="77777777" w:rsidR="000C5BDB" w:rsidRPr="00AC6EFE" w:rsidRDefault="00000000">
      <w:pPr>
        <w:pStyle w:val="Bibliography"/>
        <w:rPr>
          <w:rFonts w:ascii="Times New Roman" w:hAnsi="Times New Roman" w:cs="Times New Roman"/>
        </w:rPr>
      </w:pPr>
      <w:bookmarkStart w:id="107" w:name="ref-lovern2008effects"/>
      <w:bookmarkEnd w:id="106"/>
      <w:r w:rsidRPr="00AC6EFE">
        <w:rPr>
          <w:rFonts w:ascii="Times New Roman" w:hAnsi="Times New Roman" w:cs="Times New Roman"/>
        </w:rPr>
        <w:t>Lovern MB, Adams AL. 2008. The effects of diet on plasma and yolk steroids in lizards (</w:t>
      </w:r>
      <w:proofErr w:type="spellStart"/>
      <w:r w:rsidRPr="00AC6EFE">
        <w:rPr>
          <w:rFonts w:ascii="Times New Roman" w:hAnsi="Times New Roman" w:cs="Times New Roman"/>
        </w:rPr>
        <w:t>anolis</w:t>
      </w:r>
      <w:proofErr w:type="spellEnd"/>
      <w:r w:rsidRPr="00AC6EFE">
        <w:rPr>
          <w:rFonts w:ascii="Times New Roman" w:hAnsi="Times New Roman" w:cs="Times New Roman"/>
        </w:rPr>
        <w:t xml:space="preserve"> carolinensis). Integrative and comparative biology. 48(3):428–436.</w:t>
      </w:r>
    </w:p>
    <w:p w14:paraId="33188268" w14:textId="77777777" w:rsidR="000C5BDB" w:rsidRPr="00AC6EFE" w:rsidRDefault="00000000">
      <w:pPr>
        <w:pStyle w:val="Bibliography"/>
        <w:rPr>
          <w:rFonts w:ascii="Times New Roman" w:hAnsi="Times New Roman" w:cs="Times New Roman"/>
        </w:rPr>
      </w:pPr>
      <w:bookmarkStart w:id="108" w:name="ref-mcewen_brain_2012"/>
      <w:bookmarkEnd w:id="107"/>
      <w:r w:rsidRPr="00AC6EFE">
        <w:rPr>
          <w:rFonts w:ascii="Times New Roman" w:hAnsi="Times New Roman" w:cs="Times New Roman"/>
        </w:rPr>
        <w:t>McEwen BS. 2012. Brain on stress: How the social environment gets under the skin. Proceedings of the National Academy of Sciences. 109(supplement_2):17180–17185. doi:</w:t>
      </w:r>
      <w:hyperlink r:id="rId47">
        <w:r w:rsidR="000C5BDB" w:rsidRPr="00AC6EFE">
          <w:rPr>
            <w:rStyle w:val="Hyperlink"/>
            <w:rFonts w:ascii="Times New Roman" w:hAnsi="Times New Roman" w:cs="Times New Roman"/>
          </w:rPr>
          <w:t>10.1073/pnas.1121254109</w:t>
        </w:r>
      </w:hyperlink>
      <w:r w:rsidRPr="00AC6EFE">
        <w:rPr>
          <w:rFonts w:ascii="Times New Roman" w:hAnsi="Times New Roman" w:cs="Times New Roman"/>
        </w:rPr>
        <w:t xml:space="preserve">. [accessed 2023 Jun 21]. </w:t>
      </w:r>
      <w:hyperlink r:id="rId48">
        <w:r w:rsidR="000C5BDB" w:rsidRPr="00AC6EFE">
          <w:rPr>
            <w:rStyle w:val="Hyperlink"/>
            <w:rFonts w:ascii="Times New Roman" w:hAnsi="Times New Roman" w:cs="Times New Roman"/>
          </w:rPr>
          <w:t>https://pnas.org/doi/full/10.1073/pnas.1121254109</w:t>
        </w:r>
      </w:hyperlink>
      <w:r w:rsidRPr="00AC6EFE">
        <w:rPr>
          <w:rFonts w:ascii="Times New Roman" w:hAnsi="Times New Roman" w:cs="Times New Roman"/>
        </w:rPr>
        <w:t>.</w:t>
      </w:r>
    </w:p>
    <w:p w14:paraId="4E4F9AB6" w14:textId="77777777" w:rsidR="000C5BDB" w:rsidRPr="00AC6EFE" w:rsidRDefault="00000000">
      <w:pPr>
        <w:pStyle w:val="Bibliography"/>
        <w:rPr>
          <w:rFonts w:ascii="Times New Roman" w:hAnsi="Times New Roman" w:cs="Times New Roman"/>
        </w:rPr>
      </w:pPr>
      <w:bookmarkStart w:id="109" w:name="ref-moore_mothers_2019"/>
      <w:bookmarkEnd w:id="108"/>
      <w:r w:rsidRPr="00AC6EFE">
        <w:rPr>
          <w:rFonts w:ascii="Times New Roman" w:hAnsi="Times New Roman" w:cs="Times New Roman"/>
        </w:rPr>
        <w:t xml:space="preserve">Moore MP, Whiteman HH, Martin RA. 2019. A mother’s legacy: The strength of maternal effects in animal populations. Nakagawa S, editor. Ecology Letters. 22(10):1620–1628. </w:t>
      </w:r>
      <w:r w:rsidRPr="00AC6EFE">
        <w:rPr>
          <w:rFonts w:ascii="Times New Roman" w:hAnsi="Times New Roman" w:cs="Times New Roman"/>
        </w:rPr>
        <w:lastRenderedPageBreak/>
        <w:t>doi:</w:t>
      </w:r>
      <w:hyperlink r:id="rId49">
        <w:r w:rsidR="000C5BDB" w:rsidRPr="00AC6EFE">
          <w:rPr>
            <w:rStyle w:val="Hyperlink"/>
            <w:rFonts w:ascii="Times New Roman" w:hAnsi="Times New Roman" w:cs="Times New Roman"/>
          </w:rPr>
          <w:t>10.1111/ele.13351</w:t>
        </w:r>
      </w:hyperlink>
      <w:r w:rsidRPr="00AC6EFE">
        <w:rPr>
          <w:rFonts w:ascii="Times New Roman" w:hAnsi="Times New Roman" w:cs="Times New Roman"/>
        </w:rPr>
        <w:t xml:space="preserve">. [accessed 2023 Jun 21]. </w:t>
      </w:r>
      <w:hyperlink r:id="rId50">
        <w:r w:rsidR="000C5BDB" w:rsidRPr="00AC6EFE">
          <w:rPr>
            <w:rStyle w:val="Hyperlink"/>
            <w:rFonts w:ascii="Times New Roman" w:hAnsi="Times New Roman" w:cs="Times New Roman"/>
          </w:rPr>
          <w:t>https://onlinelibrary.wiley.com/doi/10.1111/ele.13351</w:t>
        </w:r>
      </w:hyperlink>
      <w:r w:rsidRPr="00AC6EFE">
        <w:rPr>
          <w:rFonts w:ascii="Times New Roman" w:hAnsi="Times New Roman" w:cs="Times New Roman"/>
        </w:rPr>
        <w:t>.</w:t>
      </w:r>
    </w:p>
    <w:p w14:paraId="5EEF042B" w14:textId="77777777" w:rsidR="000C5BDB" w:rsidRPr="00AC6EFE" w:rsidRDefault="00000000">
      <w:pPr>
        <w:pStyle w:val="Bibliography"/>
        <w:rPr>
          <w:rFonts w:ascii="Times New Roman" w:hAnsi="Times New Roman" w:cs="Times New Roman"/>
        </w:rPr>
      </w:pPr>
      <w:bookmarkStart w:id="110" w:name="ref-noble_age-dependent_2014"/>
      <w:bookmarkEnd w:id="109"/>
      <w:r w:rsidRPr="00AC6EFE">
        <w:rPr>
          <w:rFonts w:ascii="Times New Roman" w:hAnsi="Times New Roman" w:cs="Times New Roman"/>
        </w:rPr>
        <w:t>Noble DWA, Byrne RW, Whiting MJ. 2014. Age-dependent social learning in a lizard. Biology Letters. 10(7):20140430. doi:</w:t>
      </w:r>
      <w:hyperlink r:id="rId51">
        <w:r w:rsidR="000C5BDB" w:rsidRPr="00AC6EFE">
          <w:rPr>
            <w:rStyle w:val="Hyperlink"/>
            <w:rFonts w:ascii="Times New Roman" w:hAnsi="Times New Roman" w:cs="Times New Roman"/>
          </w:rPr>
          <w:t>10.1098/rsbl.2014.0430</w:t>
        </w:r>
      </w:hyperlink>
      <w:r w:rsidRPr="00AC6EFE">
        <w:rPr>
          <w:rFonts w:ascii="Times New Roman" w:hAnsi="Times New Roman" w:cs="Times New Roman"/>
        </w:rPr>
        <w:t xml:space="preserve">. [accessed 2023 Jun 21]. </w:t>
      </w:r>
      <w:hyperlink r:id="rId52">
        <w:r w:rsidR="000C5BDB" w:rsidRPr="00AC6EFE">
          <w:rPr>
            <w:rStyle w:val="Hyperlink"/>
            <w:rFonts w:ascii="Times New Roman" w:hAnsi="Times New Roman" w:cs="Times New Roman"/>
          </w:rPr>
          <w:t>https://royalsocietypublishing.org/doi/10.1098/rsbl.2014.0430</w:t>
        </w:r>
      </w:hyperlink>
      <w:r w:rsidRPr="00AC6EFE">
        <w:rPr>
          <w:rFonts w:ascii="Times New Roman" w:hAnsi="Times New Roman" w:cs="Times New Roman"/>
        </w:rPr>
        <w:t>.</w:t>
      </w:r>
    </w:p>
    <w:p w14:paraId="127FCD7A" w14:textId="77777777" w:rsidR="000C5BDB" w:rsidRPr="00AC6EFE" w:rsidRDefault="00000000">
      <w:pPr>
        <w:pStyle w:val="Bibliography"/>
        <w:rPr>
          <w:rFonts w:ascii="Times New Roman" w:hAnsi="Times New Roman" w:cs="Times New Roman"/>
        </w:rPr>
      </w:pPr>
      <w:bookmarkStart w:id="111" w:name="ref-noble_developmental_2018"/>
      <w:bookmarkEnd w:id="110"/>
      <w:r w:rsidRPr="00AC6EFE">
        <w:rPr>
          <w:rFonts w:ascii="Times New Roman" w:hAnsi="Times New Roman" w:cs="Times New Roman"/>
        </w:rPr>
        <w:t>Noble DWA, Stenhouse V, Schwanz LE. 2018. Developmental temperatures and phenotypic plasticity in reptiles: A systematic review and meta-analysis: Incubation temperature and plasticity. Biological Reviews. 93(1):72–97. doi:</w:t>
      </w:r>
      <w:hyperlink r:id="rId53">
        <w:r w:rsidR="000C5BDB" w:rsidRPr="00AC6EFE">
          <w:rPr>
            <w:rStyle w:val="Hyperlink"/>
            <w:rFonts w:ascii="Times New Roman" w:hAnsi="Times New Roman" w:cs="Times New Roman"/>
          </w:rPr>
          <w:t>10.1111/brv.12333</w:t>
        </w:r>
      </w:hyperlink>
      <w:r w:rsidRPr="00AC6EFE">
        <w:rPr>
          <w:rFonts w:ascii="Times New Roman" w:hAnsi="Times New Roman" w:cs="Times New Roman"/>
        </w:rPr>
        <w:t xml:space="preserve">. [accessed 2023 Jun 21]. </w:t>
      </w:r>
      <w:hyperlink r:id="rId54">
        <w:r w:rsidR="000C5BDB" w:rsidRPr="00AC6EFE">
          <w:rPr>
            <w:rStyle w:val="Hyperlink"/>
            <w:rFonts w:ascii="Times New Roman" w:hAnsi="Times New Roman" w:cs="Times New Roman"/>
          </w:rPr>
          <w:t>https://onlinelibrary.wiley.com/doi/10.1111/brv.12333</w:t>
        </w:r>
      </w:hyperlink>
      <w:r w:rsidRPr="00AC6EFE">
        <w:rPr>
          <w:rFonts w:ascii="Times New Roman" w:hAnsi="Times New Roman" w:cs="Times New Roman"/>
        </w:rPr>
        <w:t>.</w:t>
      </w:r>
    </w:p>
    <w:p w14:paraId="4BFA6B5B" w14:textId="77777777" w:rsidR="000C5BDB" w:rsidRPr="00AC6EFE" w:rsidRDefault="00000000">
      <w:pPr>
        <w:pStyle w:val="Bibliography"/>
        <w:rPr>
          <w:rFonts w:ascii="Times New Roman" w:hAnsi="Times New Roman" w:cs="Times New Roman"/>
        </w:rPr>
      </w:pPr>
      <w:bookmarkStart w:id="112" w:name="ref-picard_mitochondrial_2014"/>
      <w:bookmarkEnd w:id="111"/>
      <w:r w:rsidRPr="00AC6EFE">
        <w:rPr>
          <w:rFonts w:ascii="Times New Roman" w:hAnsi="Times New Roman" w:cs="Times New Roman"/>
        </w:rPr>
        <w:t>Picard M, Juster R-P, McEwen BS. 2014. Mitochondrial allostatic load puts the ’</w:t>
      </w:r>
      <w:proofErr w:type="spellStart"/>
      <w:r w:rsidRPr="00AC6EFE">
        <w:rPr>
          <w:rFonts w:ascii="Times New Roman" w:hAnsi="Times New Roman" w:cs="Times New Roman"/>
        </w:rPr>
        <w:t>gluc</w:t>
      </w:r>
      <w:proofErr w:type="spellEnd"/>
      <w:r w:rsidRPr="00AC6EFE">
        <w:rPr>
          <w:rFonts w:ascii="Times New Roman" w:hAnsi="Times New Roman" w:cs="Times New Roman"/>
        </w:rPr>
        <w:t>’ back in glucocorticoids. Nature Reviews Endocrinology. 10(5):303–310. doi:</w:t>
      </w:r>
      <w:hyperlink r:id="rId55">
        <w:r w:rsidR="000C5BDB" w:rsidRPr="00AC6EFE">
          <w:rPr>
            <w:rStyle w:val="Hyperlink"/>
            <w:rFonts w:ascii="Times New Roman" w:hAnsi="Times New Roman" w:cs="Times New Roman"/>
          </w:rPr>
          <w:t>10.1038/nrendo.2014.22</w:t>
        </w:r>
      </w:hyperlink>
      <w:r w:rsidRPr="00AC6EFE">
        <w:rPr>
          <w:rFonts w:ascii="Times New Roman" w:hAnsi="Times New Roman" w:cs="Times New Roman"/>
        </w:rPr>
        <w:t xml:space="preserve">. [accessed 2023 Jun 21]. </w:t>
      </w:r>
      <w:hyperlink r:id="rId56">
        <w:r w:rsidR="000C5BDB" w:rsidRPr="00AC6EFE">
          <w:rPr>
            <w:rStyle w:val="Hyperlink"/>
            <w:rFonts w:ascii="Times New Roman" w:hAnsi="Times New Roman" w:cs="Times New Roman"/>
          </w:rPr>
          <w:t>https://www.nature.com/articles/nrendo.2014.22</w:t>
        </w:r>
      </w:hyperlink>
      <w:r w:rsidRPr="00AC6EFE">
        <w:rPr>
          <w:rFonts w:ascii="Times New Roman" w:hAnsi="Times New Roman" w:cs="Times New Roman"/>
        </w:rPr>
        <w:t>.</w:t>
      </w:r>
    </w:p>
    <w:p w14:paraId="60F55813" w14:textId="77777777" w:rsidR="000C5BDB" w:rsidRDefault="00000000">
      <w:pPr>
        <w:pStyle w:val="Bibliography"/>
        <w:rPr>
          <w:ins w:id="113" w:author="Pablo Recio Santiago" w:date="2025-03-29T17:36:00Z" w16du:dateUtc="2025-03-29T06:36:00Z"/>
          <w:rFonts w:ascii="Times New Roman" w:hAnsi="Times New Roman" w:cs="Times New Roman"/>
        </w:rPr>
      </w:pPr>
      <w:bookmarkStart w:id="114" w:name="ref-putman2017fear"/>
      <w:bookmarkEnd w:id="112"/>
      <w:r w:rsidRPr="00AC6EFE">
        <w:rPr>
          <w:rFonts w:ascii="Times New Roman" w:hAnsi="Times New Roman" w:cs="Times New Roman"/>
        </w:rPr>
        <w:t xml:space="preserve">Putman BJ, Drury JP, Blumstein DT, Pauly GB. 2017. Fear no colors? Observer clothing color influences lizard escape behavior. </w:t>
      </w:r>
      <w:proofErr w:type="spellStart"/>
      <w:r w:rsidRPr="00AC6EFE">
        <w:rPr>
          <w:rFonts w:ascii="Times New Roman" w:hAnsi="Times New Roman" w:cs="Times New Roman"/>
        </w:rPr>
        <w:t>PLoS</w:t>
      </w:r>
      <w:proofErr w:type="spellEnd"/>
      <w:r w:rsidRPr="00AC6EFE">
        <w:rPr>
          <w:rFonts w:ascii="Times New Roman" w:hAnsi="Times New Roman" w:cs="Times New Roman"/>
        </w:rPr>
        <w:t xml:space="preserve"> One. 12(8</w:t>
      </w:r>
      <w:proofErr w:type="gramStart"/>
      <w:r w:rsidRPr="00AC6EFE">
        <w:rPr>
          <w:rFonts w:ascii="Times New Roman" w:hAnsi="Times New Roman" w:cs="Times New Roman"/>
        </w:rPr>
        <w:t>):e</w:t>
      </w:r>
      <w:proofErr w:type="gramEnd"/>
      <w:r w:rsidRPr="00AC6EFE">
        <w:rPr>
          <w:rFonts w:ascii="Times New Roman" w:hAnsi="Times New Roman" w:cs="Times New Roman"/>
        </w:rPr>
        <w:t>0182146.</w:t>
      </w:r>
    </w:p>
    <w:p w14:paraId="44DB69CC" w14:textId="75B6DF30" w:rsidR="00AC1ED1" w:rsidRPr="00AC6EFE" w:rsidRDefault="00AC1ED1">
      <w:pPr>
        <w:pStyle w:val="Bibliography"/>
        <w:rPr>
          <w:rFonts w:ascii="Times New Roman" w:hAnsi="Times New Roman" w:cs="Times New Roman"/>
        </w:rPr>
      </w:pPr>
      <w:ins w:id="115" w:author="Pablo Recio Santiago" w:date="2025-03-29T17:36:00Z" w16du:dateUtc="2025-03-29T06:36:00Z">
        <w:r w:rsidRPr="00AC1ED1">
          <w:rPr>
            <w:rFonts w:ascii="Times New Roman" w:hAnsi="Times New Roman" w:cs="Times New Roman"/>
          </w:rPr>
          <w:t xml:space="preserve">Qualls FJ, Shine R. 2000. Post-hatching environment contributes greatly to phenotypic variation between two populations of the </w:t>
        </w:r>
        <w:proofErr w:type="spellStart"/>
        <w:r w:rsidRPr="00AC1ED1">
          <w:rPr>
            <w:rFonts w:ascii="Times New Roman" w:hAnsi="Times New Roman" w:cs="Times New Roman"/>
          </w:rPr>
          <w:t>australian</w:t>
        </w:r>
        <w:proofErr w:type="spellEnd"/>
        <w:r w:rsidRPr="00AC1ED1">
          <w:rPr>
            <w:rFonts w:ascii="Times New Roman" w:hAnsi="Times New Roman" w:cs="Times New Roman"/>
          </w:rPr>
          <w:t xml:space="preserve"> garden skink, </w:t>
        </w:r>
        <w:proofErr w:type="spellStart"/>
        <w:r w:rsidRPr="00AC1ED1">
          <w:rPr>
            <w:rFonts w:ascii="Times New Roman" w:hAnsi="Times New Roman" w:cs="Times New Roman"/>
          </w:rPr>
          <w:t>lampropholis</w:t>
        </w:r>
        <w:proofErr w:type="spellEnd"/>
        <w:r w:rsidRPr="00AC1ED1">
          <w:rPr>
            <w:rFonts w:ascii="Times New Roman" w:hAnsi="Times New Roman" w:cs="Times New Roman"/>
          </w:rPr>
          <w:t xml:space="preserve"> </w:t>
        </w:r>
        <w:proofErr w:type="spellStart"/>
        <w:r w:rsidRPr="00AC1ED1">
          <w:rPr>
            <w:rFonts w:ascii="Times New Roman" w:hAnsi="Times New Roman" w:cs="Times New Roman"/>
          </w:rPr>
          <w:t>guichenoti</w:t>
        </w:r>
        <w:proofErr w:type="spellEnd"/>
        <w:r w:rsidRPr="00AC1ED1">
          <w:rPr>
            <w:rFonts w:ascii="Times New Roman" w:hAnsi="Times New Roman" w:cs="Times New Roman"/>
          </w:rPr>
          <w:t>. Biological Journal of the Linnean Society. 71(2):315–341.</w:t>
        </w:r>
      </w:ins>
    </w:p>
    <w:p w14:paraId="3F40BED3" w14:textId="77777777" w:rsidR="000C5BDB" w:rsidRDefault="00000000">
      <w:pPr>
        <w:pStyle w:val="Bibliography"/>
        <w:rPr>
          <w:ins w:id="116" w:author="Pablo Recio Santiago" w:date="2025-03-29T17:36:00Z" w16du:dateUtc="2025-03-29T06:36:00Z"/>
          <w:rFonts w:ascii="Times New Roman" w:hAnsi="Times New Roman" w:cs="Times New Roman"/>
        </w:rPr>
      </w:pPr>
      <w:bookmarkStart w:id="117" w:name="ref-R"/>
      <w:bookmarkEnd w:id="114"/>
      <w:r w:rsidRPr="00AC6EFE">
        <w:rPr>
          <w:rFonts w:ascii="Times New Roman" w:hAnsi="Times New Roman" w:cs="Times New Roman"/>
        </w:rPr>
        <w:t>R Core Team. 2021. R: A language and environment for statistical computing. Vienna, Austria: R Foundation for Statistical Computing.</w:t>
      </w:r>
    </w:p>
    <w:p w14:paraId="06FA0939" w14:textId="723AF18C" w:rsidR="00AC1ED1" w:rsidRPr="00AC6EFE" w:rsidRDefault="00AC1ED1">
      <w:pPr>
        <w:pStyle w:val="Bibliography"/>
        <w:rPr>
          <w:rFonts w:ascii="Times New Roman" w:hAnsi="Times New Roman" w:cs="Times New Roman"/>
        </w:rPr>
      </w:pPr>
      <w:ins w:id="118" w:author="Pablo Recio Santiago" w:date="2025-03-29T17:36:00Z" w16du:dateUtc="2025-03-29T06:36:00Z">
        <w:r w:rsidRPr="00AC1ED1">
          <w:rPr>
            <w:rFonts w:ascii="Times New Roman" w:hAnsi="Times New Roman" w:cs="Times New Roman"/>
          </w:rPr>
          <w:t xml:space="preserve">Rubalcaba JG, Jimeno B. 2022. Body temperature and activity patterns modulate glucocorticoid levels across lizard species: A </w:t>
        </w:r>
        <w:proofErr w:type="spellStart"/>
        <w:r w:rsidRPr="00AC1ED1">
          <w:rPr>
            <w:rFonts w:ascii="Times New Roman" w:hAnsi="Times New Roman" w:cs="Times New Roman"/>
          </w:rPr>
          <w:t>macrophysiological</w:t>
        </w:r>
        <w:proofErr w:type="spellEnd"/>
        <w:r w:rsidRPr="00AC1ED1">
          <w:rPr>
            <w:rFonts w:ascii="Times New Roman" w:hAnsi="Times New Roman" w:cs="Times New Roman"/>
          </w:rPr>
          <w:t xml:space="preserve"> approach. Frontiers in Ecology and Evolution. 10:1032083.</w:t>
        </w:r>
      </w:ins>
    </w:p>
    <w:p w14:paraId="31E56A0A" w14:textId="77777777" w:rsidR="000C5BDB" w:rsidRPr="00AC6EFE" w:rsidRDefault="00000000">
      <w:pPr>
        <w:pStyle w:val="Bibliography"/>
        <w:rPr>
          <w:rFonts w:ascii="Times New Roman" w:hAnsi="Times New Roman" w:cs="Times New Roman"/>
        </w:rPr>
      </w:pPr>
      <w:bookmarkStart w:id="119" w:name="ref-sakata_neural_2000"/>
      <w:bookmarkEnd w:id="117"/>
      <w:r w:rsidRPr="00AC6EFE">
        <w:rPr>
          <w:rFonts w:ascii="Times New Roman" w:hAnsi="Times New Roman" w:cs="Times New Roman"/>
        </w:rPr>
        <w:t xml:space="preserve">Sakata JT, Coomber P, Gonzalez-Lima F, Crews D. 2000. Functional connectivity among limbic brain areas: Differential effects of incubation temperature and gonadal sex in the leopard gecko, </w:t>
      </w:r>
      <w:proofErr w:type="spellStart"/>
      <w:r w:rsidRPr="00AC6EFE">
        <w:rPr>
          <w:rFonts w:ascii="Times New Roman" w:hAnsi="Times New Roman" w:cs="Times New Roman"/>
        </w:rPr>
        <w:t>eublepharis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macularius</w:t>
      </w:r>
      <w:proofErr w:type="spellEnd"/>
      <w:r w:rsidRPr="00AC6EFE">
        <w:rPr>
          <w:rFonts w:ascii="Times New Roman" w:hAnsi="Times New Roman" w:cs="Times New Roman"/>
        </w:rPr>
        <w:t>. Brain, Behavior and Evolution.:139–151.</w:t>
      </w:r>
    </w:p>
    <w:p w14:paraId="4921BCC0" w14:textId="77777777" w:rsidR="000C5BDB" w:rsidRPr="00AC6EFE" w:rsidRDefault="00000000">
      <w:pPr>
        <w:pStyle w:val="Bibliography"/>
        <w:rPr>
          <w:rFonts w:ascii="Times New Roman" w:hAnsi="Times New Roman" w:cs="Times New Roman"/>
        </w:rPr>
      </w:pPr>
      <w:bookmarkStart w:id="120" w:name="ref-sapolsky_how_2000"/>
      <w:bookmarkEnd w:id="119"/>
      <w:r w:rsidRPr="00AC6EFE">
        <w:rPr>
          <w:rFonts w:ascii="Times New Roman" w:hAnsi="Times New Roman" w:cs="Times New Roman"/>
        </w:rPr>
        <w:t>Sapolsky RM, Romero LM, Munck AU. 2000. How Do Glucocorticoids Influence Stress Responses? Integrating Permissive, Suppressive, Stimulatory, and Preparative Actions. 21(1).</w:t>
      </w:r>
    </w:p>
    <w:p w14:paraId="2E52F7A7" w14:textId="77777777" w:rsidR="000C5BDB" w:rsidRPr="00AC6EFE" w:rsidRDefault="00000000">
      <w:pPr>
        <w:pStyle w:val="Bibliography"/>
        <w:rPr>
          <w:rFonts w:ascii="Times New Roman" w:hAnsi="Times New Roman" w:cs="Times New Roman"/>
        </w:rPr>
      </w:pPr>
      <w:bookmarkStart w:id="121" w:name="ref-shettleworth"/>
      <w:bookmarkEnd w:id="120"/>
      <w:proofErr w:type="spellStart"/>
      <w:r w:rsidRPr="00AC6EFE">
        <w:rPr>
          <w:rFonts w:ascii="Times New Roman" w:hAnsi="Times New Roman" w:cs="Times New Roman"/>
        </w:rPr>
        <w:t>Shettleworth</w:t>
      </w:r>
      <w:proofErr w:type="spellEnd"/>
      <w:r w:rsidRPr="00AC6EFE">
        <w:rPr>
          <w:rFonts w:ascii="Times New Roman" w:hAnsi="Times New Roman" w:cs="Times New Roman"/>
        </w:rPr>
        <w:t xml:space="preserve"> SJ. 2010. Cognition, evolution, and </w:t>
      </w:r>
      <w:proofErr w:type="spellStart"/>
      <w:r w:rsidRPr="00AC6EFE">
        <w:rPr>
          <w:rFonts w:ascii="Times New Roman" w:hAnsi="Times New Roman" w:cs="Times New Roman"/>
        </w:rPr>
        <w:t>behaviour</w:t>
      </w:r>
      <w:proofErr w:type="spellEnd"/>
      <w:r w:rsidRPr="00AC6EFE">
        <w:rPr>
          <w:rFonts w:ascii="Times New Roman" w:hAnsi="Times New Roman" w:cs="Times New Roman"/>
        </w:rPr>
        <w:t xml:space="preserve">. 2nd ed. </w:t>
      </w:r>
      <w:proofErr w:type="spellStart"/>
      <w:r w:rsidRPr="00AC6EFE">
        <w:rPr>
          <w:rFonts w:ascii="Times New Roman" w:hAnsi="Times New Roman" w:cs="Times New Roman"/>
        </w:rPr>
        <w:t>Shettleworth</w:t>
      </w:r>
      <w:proofErr w:type="spellEnd"/>
      <w:r w:rsidRPr="00AC6EFE">
        <w:rPr>
          <w:rFonts w:ascii="Times New Roman" w:hAnsi="Times New Roman" w:cs="Times New Roman"/>
        </w:rPr>
        <w:t>, editor. Oxford University Press.</w:t>
      </w:r>
    </w:p>
    <w:p w14:paraId="3FF39CB5" w14:textId="77777777" w:rsidR="000C5BDB" w:rsidRPr="00AC6EFE" w:rsidRDefault="00000000">
      <w:pPr>
        <w:pStyle w:val="Bibliography"/>
        <w:rPr>
          <w:rFonts w:ascii="Times New Roman" w:hAnsi="Times New Roman" w:cs="Times New Roman"/>
        </w:rPr>
      </w:pPr>
      <w:bookmarkStart w:id="122" w:name="ref-szuran_water_1994"/>
      <w:bookmarkEnd w:id="121"/>
      <w:r w:rsidRPr="00AC6EFE">
        <w:rPr>
          <w:rFonts w:ascii="Times New Roman" w:hAnsi="Times New Roman" w:cs="Times New Roman"/>
        </w:rPr>
        <w:t xml:space="preserve">Szuran T, Zimmermann E, Welzl H. 1994. Water maze performance and hippocampal weight of prenatally stressed rats. </w:t>
      </w:r>
      <w:proofErr w:type="spellStart"/>
      <w:r w:rsidRPr="00AC6EFE">
        <w:rPr>
          <w:rFonts w:ascii="Times New Roman" w:hAnsi="Times New Roman" w:cs="Times New Roman"/>
        </w:rPr>
        <w:t>Behavioural</w:t>
      </w:r>
      <w:proofErr w:type="spellEnd"/>
      <w:r w:rsidRPr="00AC6EFE">
        <w:rPr>
          <w:rFonts w:ascii="Times New Roman" w:hAnsi="Times New Roman" w:cs="Times New Roman"/>
        </w:rPr>
        <w:t xml:space="preserve"> Brain Research. 65(2):153–155. doi:</w:t>
      </w:r>
      <w:hyperlink r:id="rId57">
        <w:r w:rsidR="000C5BDB" w:rsidRPr="00AC6EFE">
          <w:rPr>
            <w:rStyle w:val="Hyperlink"/>
            <w:rFonts w:ascii="Times New Roman" w:hAnsi="Times New Roman" w:cs="Times New Roman"/>
          </w:rPr>
          <w:t>10.1016/0166-4328(94)90100-7</w:t>
        </w:r>
      </w:hyperlink>
      <w:r w:rsidRPr="00AC6EFE">
        <w:rPr>
          <w:rFonts w:ascii="Times New Roman" w:hAnsi="Times New Roman" w:cs="Times New Roman"/>
        </w:rPr>
        <w:t xml:space="preserve">. [accessed 2023 Jun 21]. </w:t>
      </w:r>
      <w:hyperlink r:id="rId58">
        <w:r w:rsidR="000C5BDB" w:rsidRPr="00AC6EFE">
          <w:rPr>
            <w:rStyle w:val="Hyperlink"/>
            <w:rFonts w:ascii="Times New Roman" w:hAnsi="Times New Roman" w:cs="Times New Roman"/>
          </w:rPr>
          <w:t>https://linkinghub.elsevier.com/retrieve/pii/0166432894901007</w:t>
        </w:r>
      </w:hyperlink>
      <w:r w:rsidRPr="00AC6EFE">
        <w:rPr>
          <w:rFonts w:ascii="Times New Roman" w:hAnsi="Times New Roman" w:cs="Times New Roman"/>
        </w:rPr>
        <w:t>.</w:t>
      </w:r>
    </w:p>
    <w:p w14:paraId="7FCF99D3" w14:textId="77777777" w:rsidR="000C5BDB" w:rsidRPr="00AC6EFE" w:rsidRDefault="00000000">
      <w:pPr>
        <w:pStyle w:val="Bibliography"/>
        <w:rPr>
          <w:rFonts w:ascii="Times New Roman" w:hAnsi="Times New Roman" w:cs="Times New Roman"/>
        </w:rPr>
      </w:pPr>
      <w:bookmarkStart w:id="123" w:name="ref-torr1996patterns"/>
      <w:bookmarkEnd w:id="122"/>
      <w:r w:rsidRPr="00AC6EFE">
        <w:rPr>
          <w:rFonts w:ascii="Times New Roman" w:hAnsi="Times New Roman" w:cs="Times New Roman"/>
        </w:rPr>
        <w:t xml:space="preserve">Torr GA, Shine R. 1996. Patterns of dominance in the small scincid lizard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guichenoti</w:t>
      </w:r>
      <w:proofErr w:type="spellEnd"/>
      <w:r w:rsidRPr="00AC6EFE">
        <w:rPr>
          <w:rFonts w:ascii="Times New Roman" w:hAnsi="Times New Roman" w:cs="Times New Roman"/>
        </w:rPr>
        <w:t>. Journal of Herpetology.:230–237.</w:t>
      </w:r>
    </w:p>
    <w:p w14:paraId="5A4D3E32" w14:textId="77777777" w:rsidR="000C5BDB" w:rsidRPr="00AC6EFE" w:rsidRDefault="00000000">
      <w:pPr>
        <w:pStyle w:val="Bibliography"/>
        <w:rPr>
          <w:rFonts w:ascii="Times New Roman" w:hAnsi="Times New Roman" w:cs="Times New Roman"/>
        </w:rPr>
      </w:pPr>
      <w:bookmarkStart w:id="124" w:name="ref-toure2022colour"/>
      <w:bookmarkEnd w:id="123"/>
      <w:r w:rsidRPr="00AC6EFE">
        <w:rPr>
          <w:rFonts w:ascii="Times New Roman" w:hAnsi="Times New Roman" w:cs="Times New Roman"/>
        </w:rPr>
        <w:t xml:space="preserve">Toure MW, Reader SM. 2022. </w:t>
      </w:r>
      <w:proofErr w:type="spellStart"/>
      <w:r w:rsidRPr="00AC6EFE">
        <w:rPr>
          <w:rFonts w:ascii="Times New Roman" w:hAnsi="Times New Roman" w:cs="Times New Roman"/>
        </w:rPr>
        <w:t>Colour</w:t>
      </w:r>
      <w:proofErr w:type="spellEnd"/>
      <w:r w:rsidRPr="00AC6EFE">
        <w:rPr>
          <w:rFonts w:ascii="Times New Roman" w:hAnsi="Times New Roman" w:cs="Times New Roman"/>
        </w:rPr>
        <w:t xml:space="preserve"> biases in learned foraging preferences in </w:t>
      </w:r>
      <w:proofErr w:type="spellStart"/>
      <w:r w:rsidRPr="00AC6EFE">
        <w:rPr>
          <w:rFonts w:ascii="Times New Roman" w:hAnsi="Times New Roman" w:cs="Times New Roman"/>
        </w:rPr>
        <w:t>trinidadian</w:t>
      </w:r>
      <w:proofErr w:type="spellEnd"/>
      <w:r w:rsidRPr="00AC6EFE">
        <w:rPr>
          <w:rFonts w:ascii="Times New Roman" w:hAnsi="Times New Roman" w:cs="Times New Roman"/>
        </w:rPr>
        <w:t xml:space="preserve"> guppies. Ethology. 128(1):49–60.</w:t>
      </w:r>
    </w:p>
    <w:p w14:paraId="6057D875" w14:textId="77777777" w:rsidR="000C5BDB" w:rsidRPr="00AC6EFE" w:rsidRDefault="00000000">
      <w:pPr>
        <w:pStyle w:val="Bibliography"/>
        <w:rPr>
          <w:rFonts w:ascii="Times New Roman" w:hAnsi="Times New Roman" w:cs="Times New Roman"/>
        </w:rPr>
      </w:pPr>
      <w:bookmarkStart w:id="125" w:name="ref-vila_pouca_quantity_2019"/>
      <w:bookmarkEnd w:id="124"/>
      <w:r w:rsidRPr="00AC6EFE">
        <w:rPr>
          <w:rFonts w:ascii="Times New Roman" w:hAnsi="Times New Roman" w:cs="Times New Roman"/>
        </w:rPr>
        <w:lastRenderedPageBreak/>
        <w:t xml:space="preserve">Vila </w:t>
      </w:r>
      <w:proofErr w:type="spellStart"/>
      <w:r w:rsidRPr="00AC6EFE">
        <w:rPr>
          <w:rFonts w:ascii="Times New Roman" w:hAnsi="Times New Roman" w:cs="Times New Roman"/>
        </w:rPr>
        <w:t>Pouca</w:t>
      </w:r>
      <w:proofErr w:type="spellEnd"/>
      <w:r w:rsidRPr="00AC6EFE">
        <w:rPr>
          <w:rFonts w:ascii="Times New Roman" w:hAnsi="Times New Roman" w:cs="Times New Roman"/>
        </w:rPr>
        <w:t xml:space="preserve"> C, Gervais C, Reed J, Michard J, Brown C. 2019. Quantity discrimination in Port Jackson sharks incubated under elevated temperatures. Behavioral Ecology and Sociobiology. 73(7):93. doi:</w:t>
      </w:r>
      <w:hyperlink r:id="rId59">
        <w:r w:rsidR="000C5BDB" w:rsidRPr="00AC6EFE">
          <w:rPr>
            <w:rStyle w:val="Hyperlink"/>
            <w:rFonts w:ascii="Times New Roman" w:hAnsi="Times New Roman" w:cs="Times New Roman"/>
          </w:rPr>
          <w:t>10.1007/s00265-019-2706-8</w:t>
        </w:r>
      </w:hyperlink>
      <w:r w:rsidRPr="00AC6EFE">
        <w:rPr>
          <w:rFonts w:ascii="Times New Roman" w:hAnsi="Times New Roman" w:cs="Times New Roman"/>
        </w:rPr>
        <w:t xml:space="preserve">. [accessed 2023 Jun 21]. </w:t>
      </w:r>
      <w:hyperlink r:id="rId60">
        <w:r w:rsidR="000C5BDB" w:rsidRPr="00AC6EFE">
          <w:rPr>
            <w:rStyle w:val="Hyperlink"/>
            <w:rFonts w:ascii="Times New Roman" w:hAnsi="Times New Roman" w:cs="Times New Roman"/>
          </w:rPr>
          <w:t>http://link.springer.com/10.1007/s00265-019-2706-8</w:t>
        </w:r>
      </w:hyperlink>
      <w:r w:rsidRPr="00AC6EFE">
        <w:rPr>
          <w:rFonts w:ascii="Times New Roman" w:hAnsi="Times New Roman" w:cs="Times New Roman"/>
        </w:rPr>
        <w:t>.</w:t>
      </w:r>
    </w:p>
    <w:p w14:paraId="2517E79B" w14:textId="77777777" w:rsidR="000C5BDB" w:rsidRPr="00AC6EFE" w:rsidRDefault="00000000">
      <w:pPr>
        <w:pStyle w:val="Bibliography"/>
        <w:rPr>
          <w:rFonts w:ascii="Times New Roman" w:hAnsi="Times New Roman" w:cs="Times New Roman"/>
        </w:rPr>
      </w:pPr>
      <w:bookmarkStart w:id="126" w:name="ref-vinogradov2024inbreeding"/>
      <w:bookmarkEnd w:id="125"/>
      <w:r w:rsidRPr="00AC6EFE">
        <w:rPr>
          <w:rFonts w:ascii="Times New Roman" w:hAnsi="Times New Roman" w:cs="Times New Roman"/>
        </w:rPr>
        <w:t xml:space="preserve">Vinogradov I, Zang C, Mahmud-Al-Hasan M, Head M, </w:t>
      </w:r>
      <w:proofErr w:type="spellStart"/>
      <w:r w:rsidRPr="00AC6EFE">
        <w:rPr>
          <w:rFonts w:ascii="Times New Roman" w:hAnsi="Times New Roman" w:cs="Times New Roman"/>
        </w:rPr>
        <w:t>Jennions</w:t>
      </w:r>
      <w:proofErr w:type="spellEnd"/>
      <w:r w:rsidRPr="00AC6EFE">
        <w:rPr>
          <w:rFonts w:ascii="Times New Roman" w:hAnsi="Times New Roman" w:cs="Times New Roman"/>
        </w:rPr>
        <w:t xml:space="preserve"> M. 2024. Inbreeding and high developmental temperatures affect cognition and boldness in guppies (</w:t>
      </w:r>
      <w:proofErr w:type="spellStart"/>
      <w:r w:rsidRPr="00AC6EFE">
        <w:rPr>
          <w:rFonts w:ascii="Times New Roman" w:hAnsi="Times New Roman" w:cs="Times New Roman"/>
        </w:rPr>
        <w:t>poecilia</w:t>
      </w:r>
      <w:proofErr w:type="spellEnd"/>
      <w:r w:rsidRPr="00AC6EFE">
        <w:rPr>
          <w:rFonts w:ascii="Times New Roman" w:hAnsi="Times New Roman" w:cs="Times New Roman"/>
        </w:rPr>
        <w:t xml:space="preserve"> reticulata). Proceedings of the Royal Society B. 291(2031):20240785.</w:t>
      </w:r>
    </w:p>
    <w:p w14:paraId="211CFCC1" w14:textId="77777777" w:rsidR="000C5BDB" w:rsidRPr="00AC6EFE" w:rsidRDefault="00000000">
      <w:pPr>
        <w:pStyle w:val="Bibliography"/>
        <w:rPr>
          <w:rFonts w:ascii="Times New Roman" w:hAnsi="Times New Roman" w:cs="Times New Roman"/>
        </w:rPr>
      </w:pPr>
      <w:bookmarkStart w:id="127" w:name="ref-ward2016ecological"/>
      <w:bookmarkEnd w:id="126"/>
      <w:r w:rsidRPr="00AC6EFE">
        <w:rPr>
          <w:rFonts w:ascii="Times New Roman" w:hAnsi="Times New Roman" w:cs="Times New Roman"/>
        </w:rPr>
        <w:t>Ward-Fear G, Pearson D, Brown G, Rangers B, Shine R. 2016. Ecological immunization: In situ training of free-ranging predatory lizards reduces their vulnerability to invasive toxic prey. Biology letters. 12(1):20150863.</w:t>
      </w:r>
    </w:p>
    <w:p w14:paraId="70192A9D" w14:textId="77777777" w:rsidR="000C5BDB" w:rsidRPr="00AC6EFE" w:rsidRDefault="00000000">
      <w:pPr>
        <w:pStyle w:val="Bibliography"/>
        <w:rPr>
          <w:rFonts w:ascii="Times New Roman" w:hAnsi="Times New Roman" w:cs="Times New Roman"/>
        </w:rPr>
      </w:pPr>
      <w:bookmarkStart w:id="128" w:name="ref-welklin2024spatial"/>
      <w:bookmarkEnd w:id="127"/>
      <w:proofErr w:type="spellStart"/>
      <w:r w:rsidRPr="00AC6EFE">
        <w:rPr>
          <w:rFonts w:ascii="Times New Roman" w:hAnsi="Times New Roman" w:cs="Times New Roman"/>
        </w:rPr>
        <w:t>Welklin</w:t>
      </w:r>
      <w:proofErr w:type="spellEnd"/>
      <w:r w:rsidRPr="00AC6EFE">
        <w:rPr>
          <w:rFonts w:ascii="Times New Roman" w:hAnsi="Times New Roman" w:cs="Times New Roman"/>
        </w:rPr>
        <w:t xml:space="preserve"> JF, Sonnenberg BR, Branch CL, Heinen VK, Pitera AM, Benedict LM, Whitenack LE, Bridge ES, </w:t>
      </w:r>
      <w:proofErr w:type="spellStart"/>
      <w:r w:rsidRPr="00AC6EFE">
        <w:rPr>
          <w:rFonts w:ascii="Times New Roman" w:hAnsi="Times New Roman" w:cs="Times New Roman"/>
        </w:rPr>
        <w:t>Pravosudov</w:t>
      </w:r>
      <w:proofErr w:type="spellEnd"/>
      <w:r w:rsidRPr="00AC6EFE">
        <w:rPr>
          <w:rFonts w:ascii="Times New Roman" w:hAnsi="Times New Roman" w:cs="Times New Roman"/>
        </w:rPr>
        <w:t xml:space="preserve"> VV. 2024. Spatial cognitive ability is associated with longevity in food-caching chickadees. Science. 385(6713):1111–1115.</w:t>
      </w:r>
    </w:p>
    <w:p w14:paraId="1084B336" w14:textId="77777777" w:rsidR="000C5BDB" w:rsidRPr="00AC6EFE" w:rsidRDefault="00000000">
      <w:pPr>
        <w:pStyle w:val="Bibliography"/>
        <w:rPr>
          <w:rFonts w:ascii="Times New Roman" w:hAnsi="Times New Roman" w:cs="Times New Roman"/>
        </w:rPr>
      </w:pPr>
      <w:bookmarkStart w:id="129" w:name="ref-zhang2023developmental"/>
      <w:bookmarkEnd w:id="128"/>
      <w:r w:rsidRPr="00AC6EFE">
        <w:rPr>
          <w:rFonts w:ascii="Times New Roman" w:hAnsi="Times New Roman" w:cs="Times New Roman"/>
        </w:rPr>
        <w:t>Zhang RY, Wild KH, Pottier P, Carrasco MI, Nakagawa S, Noble DW. 2023. Developmental environments do not affect thermal physiological traits in reptiles: An experimental test and meta-analysis. Biology Letters. 19(5):20230019.</w:t>
      </w:r>
    </w:p>
    <w:p w14:paraId="4DDBE0EE" w14:textId="77777777" w:rsidR="000C5BDB" w:rsidRPr="00AC6EFE" w:rsidRDefault="00000000">
      <w:pPr>
        <w:pStyle w:val="Bibliography"/>
        <w:rPr>
          <w:rFonts w:ascii="Times New Roman" w:hAnsi="Times New Roman" w:cs="Times New Roman"/>
        </w:rPr>
      </w:pPr>
      <w:bookmarkStart w:id="130" w:name="ref-zhu_prenatal_2004"/>
      <w:bookmarkEnd w:id="129"/>
      <w:r w:rsidRPr="00AC6EFE">
        <w:rPr>
          <w:rFonts w:ascii="Times New Roman" w:hAnsi="Times New Roman" w:cs="Times New Roman"/>
        </w:rPr>
        <w:t>Zhu Z, Li X, Chen W, Zhao Y, Li H, Qing C, Jia N, Bai Z, Liu J. 2004. Prenatal stress causes gender-dependent neuronal loss and oxidative stress in rat hippocampus. Journal of Neuroscience Research. 78(6):837–844. doi:</w:t>
      </w:r>
      <w:hyperlink r:id="rId61">
        <w:r w:rsidR="000C5BDB" w:rsidRPr="00AC6EFE">
          <w:rPr>
            <w:rStyle w:val="Hyperlink"/>
            <w:rFonts w:ascii="Times New Roman" w:hAnsi="Times New Roman" w:cs="Times New Roman"/>
          </w:rPr>
          <w:t>10.1002/jnr.20338</w:t>
        </w:r>
      </w:hyperlink>
      <w:r w:rsidRPr="00AC6EFE">
        <w:rPr>
          <w:rFonts w:ascii="Times New Roman" w:hAnsi="Times New Roman" w:cs="Times New Roman"/>
        </w:rPr>
        <w:t xml:space="preserve">. [accessed 2023 May 25]. </w:t>
      </w:r>
      <w:hyperlink r:id="rId62">
        <w:r w:rsidR="000C5BDB" w:rsidRPr="00AC6EFE">
          <w:rPr>
            <w:rStyle w:val="Hyperlink"/>
            <w:rFonts w:ascii="Times New Roman" w:hAnsi="Times New Roman" w:cs="Times New Roman"/>
          </w:rPr>
          <w:t>https://onlinelibrary.wiley.com/doi/10.1002/jnr.20338</w:t>
        </w:r>
      </w:hyperlink>
      <w:r w:rsidRPr="00AC6EFE">
        <w:rPr>
          <w:rFonts w:ascii="Times New Roman" w:hAnsi="Times New Roman" w:cs="Times New Roman"/>
        </w:rPr>
        <w:t>.</w:t>
      </w:r>
    </w:p>
    <w:bookmarkEnd w:id="74"/>
    <w:bookmarkEnd w:id="130"/>
    <w:p w14:paraId="0750DACA" w14:textId="76D5E5BB" w:rsidR="00297707" w:rsidRDefault="00297707">
      <w:pPr>
        <w:rPr>
          <w:rFonts w:ascii="Times New Roman" w:hAnsi="Times New Roman" w:cs="Times New Roman"/>
        </w:rPr>
      </w:pPr>
      <w:r>
        <w:rPr>
          <w:rFonts w:ascii="Times New Roman" w:hAnsi="Times New Roman" w:cs="Times New Roman"/>
        </w:rPr>
        <w:br w:type="page"/>
      </w:r>
    </w:p>
    <w:p w14:paraId="06DB3305" w14:textId="3D551D55" w:rsidR="000C5BDB" w:rsidRDefault="00297707" w:rsidP="00297707">
      <w:pPr>
        <w:rPr>
          <w:rFonts w:ascii="Times New Roman" w:hAnsi="Times New Roman" w:cs="Times New Roman"/>
          <w:iCs/>
        </w:rPr>
      </w:pPr>
      <w:r w:rsidRPr="00AC6EFE">
        <w:rPr>
          <w:rFonts w:ascii="Times New Roman" w:hAnsi="Times New Roman" w:cs="Times New Roman"/>
          <w:iCs/>
        </w:rPr>
        <w:lastRenderedPageBreak/>
        <w:t>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p w14:paraId="3ED0662D" w14:textId="77777777" w:rsidR="00297707" w:rsidRPr="00AC6EFE" w:rsidRDefault="00297707" w:rsidP="00297707">
      <w:pPr>
        <w:jc w:val="center"/>
        <w:rPr>
          <w:rFonts w:ascii="Times New Roman" w:hAnsi="Times New Roman" w:cs="Times New Roman"/>
        </w:rPr>
      </w:pPr>
    </w:p>
    <w:p w14:paraId="32BE1946" w14:textId="5BECA19D" w:rsidR="00297707" w:rsidRDefault="00297707" w:rsidP="00297707">
      <w:pPr>
        <w:rPr>
          <w:rFonts w:ascii="Times New Roman" w:hAnsi="Times New Roman" w:cs="Times New Roman"/>
          <w:iCs/>
        </w:rPr>
      </w:pPr>
      <w:r w:rsidRPr="00AC6EFE">
        <w:rPr>
          <w:rFonts w:ascii="Times New Roman" w:hAnsi="Times New Roman" w:cs="Times New Roman"/>
          <w:iCs/>
        </w:rPr>
        <w:t xml:space="preserve">Fig 2—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delicata</w:t>
      </w:r>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2D5E2A99" w14:textId="77777777" w:rsidR="00297707" w:rsidRPr="00AC6EFE" w:rsidRDefault="00297707" w:rsidP="00297707">
      <w:pPr>
        <w:jc w:val="center"/>
        <w:rPr>
          <w:rFonts w:ascii="Times New Roman" w:hAnsi="Times New Roman" w:cs="Times New Roman"/>
        </w:rPr>
      </w:pPr>
    </w:p>
    <w:p w14:paraId="34E37EDA" w14:textId="1094EDB3" w:rsidR="00297707" w:rsidRDefault="00297707" w:rsidP="00297707">
      <w:pPr>
        <w:rPr>
          <w:rFonts w:ascii="Times New Roman" w:hAnsi="Times New Roman" w:cs="Times New Roman"/>
          <w:iCs/>
        </w:rPr>
      </w:pPr>
      <w:r w:rsidRPr="00AC6EFE">
        <w:rPr>
          <w:rFonts w:ascii="Times New Roman" w:hAnsi="Times New Roman" w:cs="Times New Roman"/>
          <w:iCs/>
        </w:rPr>
        <w:t xml:space="preserve">Fig 3—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w:t>
      </w:r>
      <w:proofErr w:type="spellStart"/>
      <w:r w:rsidRPr="00297707">
        <w:rPr>
          <w:rFonts w:ascii="Times New Roman" w:hAnsi="Times New Roman" w:cs="Times New Roman"/>
          <w:i/>
          <w:iCs/>
        </w:rPr>
        <w:t>guichenoti</w:t>
      </w:r>
      <w:proofErr w:type="spellEnd"/>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2480D212" w14:textId="5A250FB9" w:rsidR="00297707" w:rsidRDefault="00297707">
      <w:pPr>
        <w:rPr>
          <w:rFonts w:ascii="Times New Roman" w:hAnsi="Times New Roman" w:cs="Times New Roman"/>
          <w:iCs/>
        </w:rPr>
      </w:pPr>
      <w:r>
        <w:rPr>
          <w:rFonts w:ascii="Times New Roman" w:hAnsi="Times New Roman" w:cs="Times New Roman"/>
          <w:iCs/>
        </w:rPr>
        <w:br w:type="page"/>
      </w:r>
    </w:p>
    <w:p w14:paraId="25F83F6A" w14:textId="77777777" w:rsidR="00297707" w:rsidRDefault="00297707" w:rsidP="00297707">
      <w:pPr>
        <w:rPr>
          <w:rFonts w:ascii="Times New Roman" w:hAnsi="Times New Roman" w:cs="Times New Roman"/>
        </w:rPr>
      </w:pPr>
      <w:r>
        <w:rPr>
          <w:rFonts w:ascii="Times New Roman" w:hAnsi="Times New Roman" w:cs="Times New Roman"/>
        </w:rPr>
        <w:lastRenderedPageBreak/>
        <w:t>Fig. 1</w:t>
      </w:r>
    </w:p>
    <w:p w14:paraId="5AD914BB" w14:textId="0889B52D" w:rsidR="00297707" w:rsidRDefault="00297707" w:rsidP="00297707">
      <w:pPr>
        <w:rPr>
          <w:rFonts w:ascii="Times New Roman" w:hAnsi="Times New Roman" w:cs="Times New Roman"/>
        </w:rPr>
      </w:pPr>
      <w:r w:rsidRPr="00AC6EFE">
        <w:rPr>
          <w:rFonts w:ascii="Times New Roman" w:hAnsi="Times New Roman" w:cs="Times New Roman"/>
          <w:noProof/>
        </w:rPr>
        <w:drawing>
          <wp:inline distT="0" distB="0" distL="0" distR="0" wp14:anchorId="52209F2A" wp14:editId="4886F0A3">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63"/>
                    <a:stretch>
                      <a:fillRect/>
                    </a:stretch>
                  </pic:blipFill>
                  <pic:spPr bwMode="auto">
                    <a:xfrm>
                      <a:off x="0" y="0"/>
                      <a:ext cx="5334000" cy="4503735"/>
                    </a:xfrm>
                    <a:prstGeom prst="rect">
                      <a:avLst/>
                    </a:prstGeom>
                    <a:noFill/>
                    <a:ln w="9525">
                      <a:noFill/>
                      <a:headEnd/>
                      <a:tailEnd/>
                    </a:ln>
                  </pic:spPr>
                </pic:pic>
              </a:graphicData>
            </a:graphic>
          </wp:inline>
        </w:drawing>
      </w:r>
    </w:p>
    <w:p w14:paraId="44E19F83" w14:textId="48DB5D2F" w:rsidR="00297707" w:rsidRDefault="00297707">
      <w:pPr>
        <w:rPr>
          <w:rFonts w:ascii="Times New Roman" w:hAnsi="Times New Roman" w:cs="Times New Roman"/>
        </w:rPr>
      </w:pPr>
      <w:r>
        <w:rPr>
          <w:rFonts w:ascii="Times New Roman" w:hAnsi="Times New Roman" w:cs="Times New Roman"/>
        </w:rPr>
        <w:br w:type="page"/>
      </w:r>
    </w:p>
    <w:p w14:paraId="2292C213" w14:textId="57E34C6F" w:rsidR="00297707" w:rsidRDefault="00297707" w:rsidP="00297707">
      <w:pPr>
        <w:rPr>
          <w:rFonts w:ascii="Times New Roman" w:hAnsi="Times New Roman" w:cs="Times New Roman"/>
        </w:rPr>
      </w:pPr>
      <w:r>
        <w:rPr>
          <w:rFonts w:ascii="Times New Roman" w:hAnsi="Times New Roman" w:cs="Times New Roman"/>
        </w:rPr>
        <w:lastRenderedPageBreak/>
        <w:t>Fig. 2</w:t>
      </w:r>
    </w:p>
    <w:p w14:paraId="1B5A72E3" w14:textId="111D5277" w:rsidR="00297707" w:rsidRDefault="00297707" w:rsidP="00297707">
      <w:pPr>
        <w:rPr>
          <w:rFonts w:ascii="Times New Roman" w:hAnsi="Times New Roman" w:cs="Times New Roman"/>
        </w:rPr>
      </w:pPr>
      <w:r w:rsidRPr="00AC6EFE">
        <w:rPr>
          <w:rFonts w:ascii="Times New Roman" w:hAnsi="Times New Roman" w:cs="Times New Roman"/>
          <w:noProof/>
        </w:rPr>
        <w:drawing>
          <wp:inline distT="0" distB="0" distL="0" distR="0" wp14:anchorId="2CF1678A" wp14:editId="441DD779">
            <wp:extent cx="5334000" cy="419042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64"/>
                    <a:stretch>
                      <a:fillRect/>
                    </a:stretch>
                  </pic:blipFill>
                  <pic:spPr bwMode="auto">
                    <a:xfrm>
                      <a:off x="0" y="0"/>
                      <a:ext cx="5334000" cy="4190423"/>
                    </a:xfrm>
                    <a:prstGeom prst="rect">
                      <a:avLst/>
                    </a:prstGeom>
                    <a:noFill/>
                    <a:ln w="9525">
                      <a:noFill/>
                      <a:headEnd/>
                      <a:tailEnd/>
                    </a:ln>
                  </pic:spPr>
                </pic:pic>
              </a:graphicData>
            </a:graphic>
          </wp:inline>
        </w:drawing>
      </w:r>
    </w:p>
    <w:p w14:paraId="73B35C54" w14:textId="0BE3EAB3" w:rsidR="00297707" w:rsidRDefault="00297707">
      <w:pPr>
        <w:rPr>
          <w:rFonts w:ascii="Times New Roman" w:hAnsi="Times New Roman" w:cs="Times New Roman"/>
        </w:rPr>
      </w:pPr>
      <w:r>
        <w:rPr>
          <w:rFonts w:ascii="Times New Roman" w:hAnsi="Times New Roman" w:cs="Times New Roman"/>
        </w:rPr>
        <w:br w:type="page"/>
      </w:r>
    </w:p>
    <w:p w14:paraId="41AF9A30" w14:textId="75CE021F" w:rsidR="00297707" w:rsidRDefault="00297707" w:rsidP="00297707">
      <w:pPr>
        <w:rPr>
          <w:rFonts w:ascii="Times New Roman" w:hAnsi="Times New Roman" w:cs="Times New Roman"/>
        </w:rPr>
      </w:pPr>
      <w:r>
        <w:rPr>
          <w:rFonts w:ascii="Times New Roman" w:hAnsi="Times New Roman" w:cs="Times New Roman"/>
        </w:rPr>
        <w:lastRenderedPageBreak/>
        <w:t>Fig. 3</w:t>
      </w:r>
    </w:p>
    <w:p w14:paraId="54E1CED9" w14:textId="3E4183BE" w:rsidR="00297707" w:rsidRPr="00AC6EFE" w:rsidRDefault="00297707" w:rsidP="00297707">
      <w:pPr>
        <w:rPr>
          <w:rFonts w:ascii="Times New Roman" w:hAnsi="Times New Roman" w:cs="Times New Roman"/>
        </w:rPr>
      </w:pPr>
      <w:r w:rsidRPr="00AC6EFE">
        <w:rPr>
          <w:rFonts w:ascii="Times New Roman" w:hAnsi="Times New Roman" w:cs="Times New Roman"/>
          <w:noProof/>
        </w:rPr>
        <w:drawing>
          <wp:inline distT="0" distB="0" distL="0" distR="0" wp14:anchorId="7267DFBF" wp14:editId="15FF866B">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output/figures/fig_guich.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bookmarkEnd w:id="72"/>
    </w:p>
    <w:sectPr w:rsidR="00297707" w:rsidRPr="00AC6EFE" w:rsidSect="00AC6EFE">
      <w:footerReference w:type="even" r:id="rId66"/>
      <w:footerReference w:type="default" r:id="rId6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29ACA" w14:textId="77777777" w:rsidR="00B76292" w:rsidRDefault="00B76292">
      <w:pPr>
        <w:spacing w:after="0"/>
      </w:pPr>
      <w:r>
        <w:separator/>
      </w:r>
    </w:p>
  </w:endnote>
  <w:endnote w:type="continuationSeparator" w:id="0">
    <w:p w14:paraId="13395A99" w14:textId="77777777" w:rsidR="00B76292" w:rsidRDefault="00B762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6928506"/>
      <w:docPartObj>
        <w:docPartGallery w:val="Page Numbers (Bottom of Page)"/>
        <w:docPartUnique/>
      </w:docPartObj>
    </w:sdtPr>
    <w:sdtContent>
      <w:p w14:paraId="5654B6BB" w14:textId="2AAA5C50"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499137" w14:textId="77777777" w:rsidR="00297707" w:rsidRDefault="0029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4494183"/>
      <w:docPartObj>
        <w:docPartGallery w:val="Page Numbers (Bottom of Page)"/>
        <w:docPartUnique/>
      </w:docPartObj>
    </w:sdtPr>
    <w:sdtContent>
      <w:p w14:paraId="03BEB1D4" w14:textId="3D5ABE9A"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4B8B5" w14:textId="77777777" w:rsidR="00297707" w:rsidRDefault="00297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478A7" w14:textId="77777777" w:rsidR="00B76292" w:rsidRDefault="00B76292">
      <w:r>
        <w:separator/>
      </w:r>
    </w:p>
  </w:footnote>
  <w:footnote w:type="continuationSeparator" w:id="0">
    <w:p w14:paraId="639BEC24" w14:textId="77777777" w:rsidR="00B76292" w:rsidRDefault="00B76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24C7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605306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blo Recio Santiago">
    <w15:presenceInfo w15:providerId="AD" w15:userId="S::u7409838@anu.edu.au::a34932a4-2f5f-4cbd-b3e5-1b1a65ea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BDB"/>
    <w:rsid w:val="000140C9"/>
    <w:rsid w:val="000C5BDB"/>
    <w:rsid w:val="00101600"/>
    <w:rsid w:val="00133745"/>
    <w:rsid w:val="00163FF2"/>
    <w:rsid w:val="00247ED9"/>
    <w:rsid w:val="00297707"/>
    <w:rsid w:val="003F0376"/>
    <w:rsid w:val="004B013F"/>
    <w:rsid w:val="005C1AAD"/>
    <w:rsid w:val="005E0206"/>
    <w:rsid w:val="005E7724"/>
    <w:rsid w:val="00655B6E"/>
    <w:rsid w:val="00756A79"/>
    <w:rsid w:val="007923F4"/>
    <w:rsid w:val="0094610A"/>
    <w:rsid w:val="00A65F8D"/>
    <w:rsid w:val="00AC1ED1"/>
    <w:rsid w:val="00AC6EFE"/>
    <w:rsid w:val="00B76292"/>
    <w:rsid w:val="00BB2995"/>
    <w:rsid w:val="00D84AF9"/>
    <w:rsid w:val="00DB5F93"/>
    <w:rsid w:val="00F1125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E881C1"/>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AC6EFE"/>
  </w:style>
  <w:style w:type="paragraph" w:styleId="Footer">
    <w:name w:val="footer"/>
    <w:basedOn w:val="Normal"/>
    <w:link w:val="FooterChar"/>
    <w:rsid w:val="00297707"/>
    <w:pPr>
      <w:tabs>
        <w:tab w:val="center" w:pos="4513"/>
        <w:tab w:val="right" w:pos="9026"/>
      </w:tabs>
      <w:spacing w:after="0"/>
    </w:pPr>
  </w:style>
  <w:style w:type="character" w:customStyle="1" w:styleId="FooterChar">
    <w:name w:val="Footer Char"/>
    <w:basedOn w:val="DefaultParagraphFont"/>
    <w:link w:val="Footer"/>
    <w:rsid w:val="00297707"/>
  </w:style>
  <w:style w:type="character" w:styleId="PageNumber">
    <w:name w:val="page number"/>
    <w:basedOn w:val="DefaultParagraphFont"/>
    <w:rsid w:val="00297707"/>
  </w:style>
  <w:style w:type="paragraph" w:styleId="Revision">
    <w:name w:val="Revision"/>
    <w:hidden/>
    <w:rsid w:val="00DB5F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386608">
      <w:bodyDiv w:val="1"/>
      <w:marLeft w:val="0"/>
      <w:marRight w:val="0"/>
      <w:marTop w:val="0"/>
      <w:marBottom w:val="0"/>
      <w:divBdr>
        <w:top w:val="none" w:sz="0" w:space="0" w:color="auto"/>
        <w:left w:val="none" w:sz="0" w:space="0" w:color="auto"/>
        <w:bottom w:val="none" w:sz="0" w:space="0" w:color="auto"/>
        <w:right w:val="none" w:sz="0" w:space="0" w:color="auto"/>
      </w:divBdr>
      <w:divsChild>
        <w:div w:id="2106993739">
          <w:marLeft w:val="0"/>
          <w:marRight w:val="0"/>
          <w:marTop w:val="0"/>
          <w:marBottom w:val="0"/>
          <w:divBdr>
            <w:top w:val="none" w:sz="0" w:space="0" w:color="auto"/>
            <w:left w:val="none" w:sz="0" w:space="0" w:color="auto"/>
            <w:bottom w:val="none" w:sz="0" w:space="0" w:color="auto"/>
            <w:right w:val="none" w:sz="0" w:space="0" w:color="auto"/>
          </w:divBdr>
          <w:divsChild>
            <w:div w:id="1943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library.wiley.com/doi/10.1002/ece3.22" TargetMode="External"/><Relationship Id="rId21" Type="http://schemas.openxmlformats.org/officeDocument/2006/relationships/hyperlink" Target="https://doi.org/10.1098/rspb.2013.3275" TargetMode="External"/><Relationship Id="rId42" Type="http://schemas.openxmlformats.org/officeDocument/2006/relationships/hyperlink" Target="https://linkinghub.elsevier.com/retrieve/pii/S0003347215000287" TargetMode="External"/><Relationship Id="rId47" Type="http://schemas.openxmlformats.org/officeDocument/2006/relationships/hyperlink" Target="https://doi.org/10.1073/pnas.1121254109" TargetMode="External"/><Relationship Id="rId63" Type="http://schemas.openxmlformats.org/officeDocument/2006/relationships/image" Target="media/image1.png"/><Relationship Id="rId68" Type="http://schemas.openxmlformats.org/officeDocument/2006/relationships/fontTable" Target="fontTable.xml"/><Relationship Id="rId7" Type="http://schemas.openxmlformats.org/officeDocument/2006/relationships/hyperlink" Target="https://doi.org/10.1007/s10071-020-01365-4" TargetMode="External"/><Relationship Id="rId2" Type="http://schemas.openxmlformats.org/officeDocument/2006/relationships/styles" Target="styles.xml"/><Relationship Id="rId16" Type="http://schemas.openxmlformats.org/officeDocument/2006/relationships/hyperlink" Target="https://linkinghub.elsevier.com/retrieve/pii/S0003347215003991" TargetMode="External"/><Relationship Id="rId29" Type="http://schemas.openxmlformats.org/officeDocument/2006/relationships/hyperlink" Target="https://doi.org/10.1002/(SICI)1096-9861(19970414)380:3%3c409::AID-CNE9%3e3.0.CO;2-6" TargetMode="External"/><Relationship Id="rId11" Type="http://schemas.openxmlformats.org/officeDocument/2006/relationships/hyperlink" Target="https://doi.org/10.1007/s10071-013-0665-4" TargetMode="External"/><Relationship Id="rId24" Type="http://schemas.openxmlformats.org/officeDocument/2006/relationships/hyperlink" Target="http://www.publish.csiro.au/?paper=ZO14098" TargetMode="External"/><Relationship Id="rId32" Type="http://schemas.openxmlformats.org/officeDocument/2006/relationships/hyperlink" Target="https://linkinghub.elsevier.com/retrieve/pii/S000334721400102X" TargetMode="External"/><Relationship Id="rId37" Type="http://schemas.openxmlformats.org/officeDocument/2006/relationships/hyperlink" Target="https://doi.org/10.1146/annurev.ecolsys.35.112202.130152" TargetMode="External"/><Relationship Id="rId40" Type="http://schemas.openxmlformats.org/officeDocument/2006/relationships/hyperlink" Target="http://link.springer.com/10.1007/s10071-015-0908-7" TargetMode="External"/><Relationship Id="rId45" Type="http://schemas.openxmlformats.org/officeDocument/2006/relationships/hyperlink" Target="https://doi.org/10.1073/pnas.97.20.11032" TargetMode="External"/><Relationship Id="rId53" Type="http://schemas.openxmlformats.org/officeDocument/2006/relationships/hyperlink" Target="https://doi.org/10.1111/brv.12333" TargetMode="External"/><Relationship Id="rId58" Type="http://schemas.openxmlformats.org/officeDocument/2006/relationships/hyperlink" Target="https://linkinghub.elsevier.com/retrieve/pii/0166432894901007"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02/jnr.20338" TargetMode="External"/><Relationship Id="rId19" Type="http://schemas.openxmlformats.org/officeDocument/2006/relationships/hyperlink" Target="https://doi.org/10.1016/j.tree.2013.02.004" TargetMode="External"/><Relationship Id="rId14" Type="http://schemas.openxmlformats.org/officeDocument/2006/relationships/hyperlink" Target="https://royalsocietypublishing.org/doi/10.1098/rsbl.2011.1161" TargetMode="External"/><Relationship Id="rId22" Type="http://schemas.openxmlformats.org/officeDocument/2006/relationships/hyperlink" Target="https://royalsocietypublishing.org/doi/10.1098/rspb.2013.3275" TargetMode="External"/><Relationship Id="rId27" Type="http://schemas.openxmlformats.org/officeDocument/2006/relationships/hyperlink" Target="https://doi.org/10.1007/s00265-013-1639-x" TargetMode="External"/><Relationship Id="rId30" Type="http://schemas.openxmlformats.org/officeDocument/2006/relationships/hyperlink" Target="https://onlinelibrary.wiley.com/doi/10.1002/(SICI)1096-9861(19970414)380:3%3c409::AID-CNE9%3e3.0.CO;2-6" TargetMode="External"/><Relationship Id="rId35" Type="http://schemas.openxmlformats.org/officeDocument/2006/relationships/hyperlink" Target="https://doi.org/10.1073/pnas.0812671106" TargetMode="External"/><Relationship Id="rId43" Type="http://schemas.openxmlformats.org/officeDocument/2006/relationships/hyperlink" Target="https://doi.org/10.1098/rsbl.2011.0480" TargetMode="External"/><Relationship Id="rId48" Type="http://schemas.openxmlformats.org/officeDocument/2006/relationships/hyperlink" Target="https://pnas.org/doi/full/10.1073/pnas.1121254109" TargetMode="External"/><Relationship Id="rId56" Type="http://schemas.openxmlformats.org/officeDocument/2006/relationships/hyperlink" Target="https://www.nature.com/articles/nrendo.2014.22" TargetMode="External"/><Relationship Id="rId64" Type="http://schemas.openxmlformats.org/officeDocument/2006/relationships/image" Target="media/image2.png"/><Relationship Id="rId69" Type="http://schemas.microsoft.com/office/2011/relationships/people" Target="people.xml"/><Relationship Id="rId8" Type="http://schemas.openxmlformats.org/officeDocument/2006/relationships/hyperlink" Target="http://link.springer.com/10.1007/s10071-020-01365-4" TargetMode="External"/><Relationship Id="rId51" Type="http://schemas.openxmlformats.org/officeDocument/2006/relationships/hyperlink" Target="https://doi.org/10.1098/rsbl.2014.0430" TargetMode="External"/><Relationship Id="rId3" Type="http://schemas.openxmlformats.org/officeDocument/2006/relationships/settings" Target="settings.xml"/><Relationship Id="rId12" Type="http://schemas.openxmlformats.org/officeDocument/2006/relationships/hyperlink" Target="http://link.springer.com/10.1007/s10071-013-0665-4" TargetMode="External"/><Relationship Id="rId17" Type="http://schemas.openxmlformats.org/officeDocument/2006/relationships/hyperlink" Target="https://doi.org/10.1016/j.tree.2021.04.009" TargetMode="External"/><Relationship Id="rId25" Type="http://schemas.openxmlformats.org/officeDocument/2006/relationships/hyperlink" Target="https://doi.org/10.1002/ece3.22" TargetMode="External"/><Relationship Id="rId33" Type="http://schemas.openxmlformats.org/officeDocument/2006/relationships/hyperlink" Target="https://doi.org/10.1098/rsbl.2017.0002" TargetMode="External"/><Relationship Id="rId38" Type="http://schemas.openxmlformats.org/officeDocument/2006/relationships/hyperlink" Target="https://www.annualreviews.org/doi/10.1146/annurev.ecolsys.35.112202.130152" TargetMode="External"/><Relationship Id="rId46" Type="http://schemas.openxmlformats.org/officeDocument/2006/relationships/hyperlink" Target="https://pnas.org/doi/full/10.1073/pnas.97.20.11032" TargetMode="External"/><Relationship Id="rId59" Type="http://schemas.openxmlformats.org/officeDocument/2006/relationships/hyperlink" Target="https://doi.org/10.1007/s00265-019-2706-8" TargetMode="External"/><Relationship Id="rId67" Type="http://schemas.openxmlformats.org/officeDocument/2006/relationships/footer" Target="footer2.xml"/><Relationship Id="rId20" Type="http://schemas.openxmlformats.org/officeDocument/2006/relationships/hyperlink" Target="https://linkinghub.elsevier.com/retrieve/pii/S0169534713000566" TargetMode="External"/><Relationship Id="rId41" Type="http://schemas.openxmlformats.org/officeDocument/2006/relationships/hyperlink" Target="https://doi.org/10.1016/j.anbehav.2015.01.018" TargetMode="External"/><Relationship Id="rId54" Type="http://schemas.openxmlformats.org/officeDocument/2006/relationships/hyperlink" Target="https://onlinelibrary.wiley.com/doi/10.1111/brv.12333" TargetMode="External"/><Relationship Id="rId62" Type="http://schemas.openxmlformats.org/officeDocument/2006/relationships/hyperlink" Target="https://onlinelibrary.wiley.com/doi/10.1002/jnr.20338"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anbehav.2015.10.027" TargetMode="External"/><Relationship Id="rId23" Type="http://schemas.openxmlformats.org/officeDocument/2006/relationships/hyperlink" Target="https://doi.org/10.1071/ZO14098" TargetMode="External"/><Relationship Id="rId28" Type="http://schemas.openxmlformats.org/officeDocument/2006/relationships/hyperlink" Target="http://link.springer.com/10.1007/s00265-013-1639-x" TargetMode="External"/><Relationship Id="rId36" Type="http://schemas.openxmlformats.org/officeDocument/2006/relationships/hyperlink" Target="https://pnas.org/doi/full/10.1073/pnas.0812671106" TargetMode="External"/><Relationship Id="rId49" Type="http://schemas.openxmlformats.org/officeDocument/2006/relationships/hyperlink" Target="https://doi.org/10.1111/ele.13351" TargetMode="External"/><Relationship Id="rId57" Type="http://schemas.openxmlformats.org/officeDocument/2006/relationships/hyperlink" Target="https://doi.org/10.1016/0166-4328(94)90100-7" TargetMode="External"/><Relationship Id="rId10" Type="http://schemas.openxmlformats.org/officeDocument/2006/relationships/hyperlink" Target="http://link.springer.com/10.1007/s10071-016-0993-2" TargetMode="External"/><Relationship Id="rId31" Type="http://schemas.openxmlformats.org/officeDocument/2006/relationships/hyperlink" Target="https://doi.org/10.1016/j.anbehav.2014.02.017" TargetMode="External"/><Relationship Id="rId44" Type="http://schemas.openxmlformats.org/officeDocument/2006/relationships/hyperlink" Target="https://royalsocietypublishing.org/doi/10.1098/rsbl.2011.0480" TargetMode="External"/><Relationship Id="rId52" Type="http://schemas.openxmlformats.org/officeDocument/2006/relationships/hyperlink" Target="https://royalsocietypublishing.org/doi/10.1098/rsbl.2014.0430" TargetMode="External"/><Relationship Id="rId60" Type="http://schemas.openxmlformats.org/officeDocument/2006/relationships/hyperlink" Target="http://link.springer.com/10.1007/s00265-019-2706-8" TargetMode="External"/><Relationship Id="rId65"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1007/s10071-016-0993-2" TargetMode="External"/><Relationship Id="rId13" Type="http://schemas.openxmlformats.org/officeDocument/2006/relationships/hyperlink" Target="https://doi.org/10.1098/rsbl.2011.1161" TargetMode="External"/><Relationship Id="rId18" Type="http://schemas.openxmlformats.org/officeDocument/2006/relationships/hyperlink" Target="https://linkinghub.elsevier.com/retrieve/pii/S0169534721001233" TargetMode="External"/><Relationship Id="rId39" Type="http://schemas.openxmlformats.org/officeDocument/2006/relationships/hyperlink" Target="https://doi.org/10.1007/s10071-015-0908-7" TargetMode="External"/><Relationship Id="rId34" Type="http://schemas.openxmlformats.org/officeDocument/2006/relationships/hyperlink" Target="https://royalsocietypublishing.org/doi/10.1098/rsbl.2017.0002" TargetMode="External"/><Relationship Id="rId50" Type="http://schemas.openxmlformats.org/officeDocument/2006/relationships/hyperlink" Target="https://onlinelibrary.wiley.com/doi/10.1111/ele.13351" TargetMode="External"/><Relationship Id="rId55" Type="http://schemas.openxmlformats.org/officeDocument/2006/relationships/hyperlink" Target="https://doi.org/10.1038/nrendo.201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9824</Words>
  <Characters>55998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Cognitive processes are robust to early environmental conditions in two lizard species</vt:lpstr>
    </vt:vector>
  </TitlesOfParts>
  <Company/>
  <LinksUpToDate>false</LinksUpToDate>
  <CharactersWithSpaces>65691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cp:lastModifiedBy>Pablo Recio Santiago</cp:lastModifiedBy>
  <cp:revision>7</cp:revision>
  <dcterms:created xsi:type="dcterms:W3CDTF">2024-10-31T23:14:00Z</dcterms:created>
  <dcterms:modified xsi:type="dcterms:W3CDTF">2025-03-29T06:38:00Z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