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50F5F" w14:textId="77777777" w:rsidR="00C66620" w:rsidRPr="00D10D64" w:rsidRDefault="00000000" w:rsidP="00D10D64">
      <w:pPr>
        <w:pStyle w:val="Title"/>
        <w:spacing w:before="0" w:after="0" w:line="480" w:lineRule="auto"/>
        <w:rPr>
          <w:sz w:val="32"/>
          <w:szCs w:val="32"/>
        </w:rPr>
      </w:pPr>
      <w:r w:rsidRPr="00D10D64">
        <w:rPr>
          <w:sz w:val="32"/>
          <w:szCs w:val="32"/>
        </w:rPr>
        <w:t>Early environmental conditions do not impact associative learning in two species of skink</w:t>
      </w:r>
    </w:p>
    <w:p w14:paraId="6B5B5307" w14:textId="77777777" w:rsidR="00C66620" w:rsidRDefault="00000000" w:rsidP="00D10D64">
      <w:pPr>
        <w:pStyle w:val="FirstParagraph"/>
        <w:spacing w:line="480" w:lineRule="auto"/>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298D1121" w14:textId="77777777" w:rsidR="00C66620" w:rsidRDefault="00000000" w:rsidP="00D10D64">
      <w:pPr>
        <w:pStyle w:val="BodyText"/>
        <w:spacing w:line="480" w:lineRule="auto"/>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23D6F3E2" w14:textId="77777777" w:rsidR="00C66620" w:rsidRDefault="00000000" w:rsidP="00D10D64">
      <w:pPr>
        <w:pStyle w:val="BodyText"/>
        <w:spacing w:line="480" w:lineRule="auto"/>
      </w:pPr>
      <w:r>
        <w:t>ORCID:</w:t>
      </w:r>
    </w:p>
    <w:p w14:paraId="0856F73A" w14:textId="77777777" w:rsidR="00C66620" w:rsidRDefault="00000000" w:rsidP="00D10D64">
      <w:pPr>
        <w:pStyle w:val="BodyText"/>
        <w:spacing w:line="480" w:lineRule="auto"/>
      </w:pPr>
      <w:r>
        <w:t>Pablo Recio ORCID: 0000-0002-5890-0218</w:t>
      </w:r>
      <w:r>
        <w:br/>
        <w:t>Dalton C. Leibold ORCID: 0000-0001-9645-2033</w:t>
      </w:r>
      <w:r>
        <w:br/>
        <w:t>Ondi L. Crino ORCID: 0000-0001-5700-1387</w:t>
      </w:r>
      <w:r>
        <w:br/>
        <w:t>Kristoffer H. Wild ORCID: 0000-0001-6714-3311</w:t>
      </w:r>
      <w:r>
        <w:br/>
        <w:t>Chris Friesen ORCID: 0000-0001-5338-7454</w:t>
      </w:r>
      <w:r>
        <w:br/>
        <w:t>Basile Mauclaire ORCID:</w:t>
      </w:r>
      <w:r>
        <w:br/>
        <w:t>Amelia Y. Peardon ORCID: 0009-0005-6227-8379</w:t>
      </w:r>
      <w:r>
        <w:br/>
        <w:t>Daniel W.A. Noble ORCID: 0000-0001-9460-8743</w:t>
      </w:r>
    </w:p>
    <w:p w14:paraId="0B57228C" w14:textId="77777777" w:rsidR="00C66620" w:rsidRDefault="00000000" w:rsidP="00D10D64">
      <w:pPr>
        <w:spacing w:line="480" w:lineRule="auto"/>
      </w:pPr>
      <w:r>
        <w:br w:type="page"/>
      </w:r>
    </w:p>
    <w:p w14:paraId="28D50A5C" w14:textId="77777777" w:rsidR="00C66620" w:rsidRDefault="00000000" w:rsidP="00D10D64">
      <w:pPr>
        <w:pStyle w:val="Heading2"/>
        <w:spacing w:line="480" w:lineRule="auto"/>
      </w:pPr>
      <w:bookmarkStart w:id="0" w:name="abstract"/>
      <w:r>
        <w:lastRenderedPageBreak/>
        <w:t>Abstract</w:t>
      </w:r>
    </w:p>
    <w:p w14:paraId="0FFB396D" w14:textId="67FA9D4B" w:rsidR="00C66620" w:rsidRDefault="00EC4A14" w:rsidP="00D10D64">
      <w:pPr>
        <w:pStyle w:val="FirstParagraph"/>
        <w:spacing w:line="480" w:lineRule="auto"/>
      </w:pPr>
      <w:commentRangeStart w:id="1"/>
      <w:ins w:id="2" w:author="Ondi Crino" w:date="2024-09-13T13:50:00Z" w16du:dateUtc="2024-09-13T04:20:00Z">
        <w:r>
          <w:t>Animals</w:t>
        </w:r>
      </w:ins>
      <w:commentRangeEnd w:id="1"/>
      <w:ins w:id="3" w:author="Ondi Crino" w:date="2024-09-13T13:52:00Z" w16du:dateUtc="2024-09-13T04:22:00Z">
        <w:r w:rsidR="005A3259">
          <w:rPr>
            <w:rStyle w:val="CommentReference"/>
            <w:rFonts w:asciiTheme="minorHAnsi" w:hAnsiTheme="minorHAnsi"/>
          </w:rPr>
          <w:commentReference w:id="1"/>
        </w:r>
      </w:ins>
      <w:ins w:id="4" w:author="Ondi Crino" w:date="2024-09-13T13:50:00Z" w16du:dateUtc="2024-09-13T04:20:00Z">
        <w:r>
          <w:t xml:space="preserve"> must acquire </w:t>
        </w:r>
      </w:ins>
      <w:del w:id="5" w:author="Ondi Crino" w:date="2024-09-13T13:50:00Z" w16du:dateUtc="2024-09-13T04:20:00Z">
        <w:r w:rsidR="00000000" w:rsidDel="00EC4A14">
          <w:delText xml:space="preserve">Acquiring </w:delText>
        </w:r>
      </w:del>
      <w:r w:rsidR="00000000">
        <w:t xml:space="preserve">new information through learning </w:t>
      </w:r>
      <w:del w:id="6" w:author="Ondi Crino" w:date="2024-09-13T13:51:00Z" w16du:dateUtc="2024-09-13T04:21:00Z">
        <w:r w:rsidR="00000000" w:rsidDel="00EC4A14">
          <w:delText xml:space="preserve">is essential for animals </w:delText>
        </w:r>
      </w:del>
      <w:r w:rsidR="00000000">
        <w:t xml:space="preserve">to adjust their behaviour adaptively. However, animals’ abilities to learn can be constrained by the conditions experienced during early stages of development, when the brain is especially susceptible to environmental inputs. Temperature is a pervasive mechanism of phenotypic plasticity in ectotherms, exerting direct effects on growth, metabolism, or learning. In vertebrates, abrupt thermal changes can trigger an allostatic response, which is mediated by glucocorticoids - stress-related hormones - that can be transmitted to the offspring, potentially impacting their learning abilities. Thus, glucocorticoids and the thermal environment are predicted to have interactive effects on the development of learning functions in animals. Here, we investigated the combined </w:t>
      </w:r>
      <w:del w:id="7" w:author="Ondi Crino" w:date="2024-09-13T13:54:00Z" w16du:dateUtc="2024-09-13T04:24:00Z">
        <w:r w:rsidR="00000000" w:rsidDel="00B31A28">
          <w:delText xml:space="preserve">consequences </w:delText>
        </w:r>
      </w:del>
      <w:commentRangeStart w:id="8"/>
      <w:ins w:id="9" w:author="Ondi Crino" w:date="2024-09-13T13:54:00Z" w16du:dateUtc="2024-09-13T04:24:00Z">
        <w:r w:rsidR="00B31A28">
          <w:t>effects</w:t>
        </w:r>
        <w:commentRangeEnd w:id="8"/>
        <w:r w:rsidR="00B31A28">
          <w:rPr>
            <w:rStyle w:val="CommentReference"/>
            <w:rFonts w:asciiTheme="minorHAnsi" w:hAnsiTheme="minorHAnsi"/>
          </w:rPr>
          <w:commentReference w:id="8"/>
        </w:r>
        <w:r w:rsidR="00B31A28">
          <w:t xml:space="preserve"> </w:t>
        </w:r>
      </w:ins>
      <w:r w:rsidR="00000000">
        <w:t xml:space="preserve">of corticosterone (CORT) and </w:t>
      </w:r>
      <w:ins w:id="10" w:author="Ondi Crino" w:date="2024-09-13T13:55:00Z" w16du:dateUtc="2024-09-13T04:25:00Z">
        <w:r w:rsidR="00790629">
          <w:t xml:space="preserve">elevated </w:t>
        </w:r>
      </w:ins>
      <w:r w:rsidR="00000000">
        <w:t>temperature</w:t>
      </w:r>
      <w:ins w:id="11" w:author="Ondi Crino" w:date="2024-09-13T13:56:00Z" w16du:dateUtc="2024-09-13T04:26:00Z">
        <w:r w:rsidR="00B56E52">
          <w:t xml:space="preserve"> during development</w:t>
        </w:r>
      </w:ins>
      <w:r w:rsidR="00000000">
        <w:t xml:space="preserve"> </w:t>
      </w:r>
      <w:del w:id="12" w:author="Ondi Crino" w:date="2024-09-13T13:55:00Z" w16du:dateUtc="2024-09-13T04:25:00Z">
        <w:r w:rsidR="00000000" w:rsidDel="00790629">
          <w:delText xml:space="preserve">elevations </w:delText>
        </w:r>
      </w:del>
      <w:r w:rsidR="00000000">
        <w:t xml:space="preserve">on learning in </w:t>
      </w:r>
      <w:ins w:id="13" w:author="Ondi Crino" w:date="2024-09-13T13:58:00Z" w16du:dateUtc="2024-09-13T04:28:00Z">
        <w:r w:rsidR="00182B56">
          <w:t>juveniles</w:t>
        </w:r>
      </w:ins>
      <w:ins w:id="14" w:author="Ondi Crino" w:date="2024-09-13T13:57:00Z" w16du:dateUtc="2024-09-13T04:27:00Z">
        <w:r w:rsidR="006B6238">
          <w:t xml:space="preserve"> using </w:t>
        </w:r>
      </w:ins>
      <w:r w:rsidR="00000000">
        <w:t xml:space="preserve">two species of lizards, </w:t>
      </w:r>
      <w:proofErr w:type="spellStart"/>
      <w:r w:rsidR="00000000">
        <w:rPr>
          <w:i/>
          <w:iCs/>
        </w:rPr>
        <w:t>Lampropholis</w:t>
      </w:r>
      <w:proofErr w:type="spellEnd"/>
      <w:r w:rsidR="00000000">
        <w:rPr>
          <w:i/>
          <w:iCs/>
        </w:rPr>
        <w:t xml:space="preserve"> delicata</w:t>
      </w:r>
      <w:r w:rsidR="00000000">
        <w:t xml:space="preserve"> and </w:t>
      </w:r>
      <w:r w:rsidR="00000000">
        <w:rPr>
          <w:i/>
          <w:iCs/>
        </w:rPr>
        <w:t>L. guichenoti</w:t>
      </w:r>
      <w:r w:rsidR="00000000">
        <w:t xml:space="preserve">. We manipulated prenatal CORT levels and incubation temperature in a 2x2 factorial design, and then subjected juveniles to a colour-associative learning task. </w:t>
      </w:r>
      <w:ins w:id="15" w:author="Ondi Crino" w:date="2024-09-13T13:59:00Z" w16du:dateUtc="2024-09-13T04:29:00Z">
        <w:r w:rsidR="00EB431D">
          <w:t xml:space="preserve">For the </w:t>
        </w:r>
      </w:ins>
      <w:del w:id="16" w:author="Ondi Crino" w:date="2024-09-13T13:59:00Z" w16du:dateUtc="2024-09-13T04:29:00Z">
        <w:r w:rsidR="00000000" w:rsidDel="00EB431D">
          <w:delText xml:space="preserve">In the </w:delText>
        </w:r>
      </w:del>
      <w:del w:id="17" w:author="Ondi Crino" w:date="2024-09-13T14:14:00Z" w16du:dateUtc="2024-09-13T04:44:00Z">
        <w:r w:rsidR="00000000" w:rsidDel="004B2E91">
          <w:delText xml:space="preserve">learning </w:delText>
        </w:r>
      </w:del>
      <w:r w:rsidR="00000000">
        <w:t>task</w:t>
      </w:r>
      <w:ins w:id="18" w:author="Ondi Crino" w:date="2024-09-13T13:59:00Z" w16du:dateUtc="2024-09-13T04:29:00Z">
        <w:r w:rsidR="00EB431D">
          <w:t>,</w:t>
        </w:r>
      </w:ins>
      <w:r w:rsidR="00000000">
        <w:t xml:space="preserve"> lizards </w:t>
      </w:r>
      <w:ins w:id="19" w:author="Ondi Crino" w:date="2024-09-13T13:59:00Z" w16du:dateUtc="2024-09-13T04:29:00Z">
        <w:r w:rsidR="00EB431D">
          <w:t xml:space="preserve">learned </w:t>
        </w:r>
      </w:ins>
      <w:del w:id="20" w:author="Ondi Crino" w:date="2024-09-13T13:59:00Z" w16du:dateUtc="2024-09-13T04:29:00Z">
        <w:r w:rsidR="00000000" w:rsidDel="00EB431D">
          <w:delText xml:space="preserve">had </w:delText>
        </w:r>
      </w:del>
      <w:r w:rsidR="00000000">
        <w:t xml:space="preserve">to associate the attainability of a food item with the </w:t>
      </w:r>
      <w:proofErr w:type="spellStart"/>
      <w:r w:rsidR="00000000">
        <w:t>colour</w:t>
      </w:r>
      <w:proofErr w:type="spellEnd"/>
      <w:r w:rsidR="00000000">
        <w:t xml:space="preserve"> of </w:t>
      </w:r>
      <w:ins w:id="21" w:author="Ondi Crino" w:date="2024-09-13T14:15:00Z" w16du:dateUtc="2024-09-13T04:45:00Z">
        <w:r w:rsidR="003E2A63">
          <w:t>a</w:t>
        </w:r>
      </w:ins>
      <w:del w:id="22" w:author="Ondi Crino" w:date="2024-09-13T14:15:00Z" w16du:dateUtc="2024-09-13T04:45:00Z">
        <w:r w:rsidR="00000000" w:rsidDel="003E2A63">
          <w:delText>the</w:delText>
        </w:r>
      </w:del>
      <w:r w:rsidR="00000000">
        <w:t xml:space="preserve"> feeder. We perfomed 35 trials per individual and recorded whether lizards made the correct choice or not. In our analyses, we compared the rate of behavioural change over time (learning slopes) between treatments. We </w:t>
      </w:r>
      <w:ins w:id="23" w:author="Ondi Crino" w:date="2024-09-13T14:00:00Z" w16du:dateUtc="2024-09-13T04:30:00Z">
        <w:r w:rsidR="00E33E08">
          <w:t>predicted</w:t>
        </w:r>
      </w:ins>
      <w:del w:id="24" w:author="Ondi Crino" w:date="2024-09-13T14:00:00Z" w16du:dateUtc="2024-09-13T04:30:00Z">
        <w:r w:rsidR="00000000" w:rsidDel="00E33E08">
          <w:delText>anticipated</w:delText>
        </w:r>
      </w:del>
      <w:r w:rsidR="00000000">
        <w:t xml:space="preserve"> that elevated CORT and low temperatures would </w:t>
      </w:r>
      <w:ins w:id="25" w:author="Ondi Crino" w:date="2024-09-13T14:00:00Z" w16du:dateUtc="2024-09-13T04:30:00Z">
        <w:r w:rsidR="00E33E08">
          <w:t>decrease associative learning</w:t>
        </w:r>
      </w:ins>
      <w:del w:id="26" w:author="Ondi Crino" w:date="2024-09-13T14:00:00Z" w16du:dateUtc="2024-09-13T04:30:00Z">
        <w:r w:rsidR="00000000" w:rsidDel="00E33E08">
          <w:delText>impair lizards’ performance</w:delText>
        </w:r>
      </w:del>
      <w:r w:rsidR="00000000">
        <w:t xml:space="preserve">. However, our results show that associative learning skills in these two species is robust to prenatal temperature and CORT. </w:t>
      </w:r>
      <w:commentRangeStart w:id="27"/>
      <w:r w:rsidR="00000000">
        <w:t xml:space="preserve">We </w:t>
      </w:r>
      <w:del w:id="28" w:author="Ondi Crino" w:date="2024-09-13T14:00:00Z" w16du:dateUtc="2024-09-13T04:30:00Z">
        <w:r w:rsidR="00000000" w:rsidDel="00101825">
          <w:delText xml:space="preserve">also </w:delText>
        </w:r>
      </w:del>
      <w:r w:rsidR="00000000">
        <w:t xml:space="preserve">found </w:t>
      </w:r>
      <w:ins w:id="29" w:author="Ondi Crino" w:date="2024-09-13T14:00:00Z" w16du:dateUtc="2024-09-13T04:30:00Z">
        <w:r w:rsidR="00101825">
          <w:t xml:space="preserve">that lizards </w:t>
        </w:r>
      </w:ins>
      <w:ins w:id="30" w:author="Ondi Crino" w:date="2024-09-13T14:16:00Z" w16du:dateUtc="2024-09-13T04:46:00Z">
        <w:r w:rsidR="008C5A9D">
          <w:t>(</w:t>
        </w:r>
        <w:r w:rsidR="008C5A9D">
          <w:rPr>
            <w:i/>
            <w:iCs/>
          </w:rPr>
          <w:t xml:space="preserve">L. </w:t>
        </w:r>
        <w:r w:rsidR="008C5A9D" w:rsidRPr="008C5A9D">
          <w:rPr>
            <w:rPrChange w:id="31" w:author="Ondi Crino" w:date="2024-09-13T14:16:00Z" w16du:dateUtc="2024-09-13T04:46:00Z">
              <w:rPr>
                <w:i/>
                <w:iCs/>
              </w:rPr>
            </w:rPrChange>
          </w:rPr>
          <w:t>delicata</w:t>
        </w:r>
        <w:r w:rsidR="008C5A9D">
          <w:t xml:space="preserve">) </w:t>
        </w:r>
      </w:ins>
      <w:ins w:id="32" w:author="Ondi Crino" w:date="2024-09-13T14:01:00Z" w16du:dateUtc="2024-09-13T04:31:00Z">
        <w:r w:rsidR="005658F0" w:rsidRPr="008C5A9D">
          <w:t>learned</w:t>
        </w:r>
        <w:r w:rsidR="005658F0">
          <w:t xml:space="preserve"> </w:t>
        </w:r>
      </w:ins>
      <w:ins w:id="33" w:author="Ondi Crino" w:date="2024-09-13T15:19:00Z" w16du:dateUtc="2024-09-13T05:49:00Z">
        <w:r w:rsidR="00FA02B9">
          <w:t>slower</w:t>
        </w:r>
      </w:ins>
      <w:ins w:id="34" w:author="Ondi Crino" w:date="2024-09-13T14:01:00Z" w16du:dateUtc="2024-09-13T04:31:00Z">
        <w:r w:rsidR="005658F0">
          <w:t xml:space="preserve"> if food rewards were associated with </w:t>
        </w:r>
        <w:r w:rsidR="002578F7">
          <w:t xml:space="preserve">blue </w:t>
        </w:r>
        <w:proofErr w:type="spellStart"/>
        <w:r w:rsidR="002578F7">
          <w:t>coloured</w:t>
        </w:r>
        <w:proofErr w:type="spellEnd"/>
        <w:r w:rsidR="002578F7">
          <w:t xml:space="preserve"> feeders</w:t>
        </w:r>
      </w:ins>
      <w:ins w:id="35" w:author="Ondi Crino" w:date="2024-09-13T14:02:00Z" w16du:dateUtc="2024-09-13T04:32:00Z">
        <w:r w:rsidR="002578F7">
          <w:t xml:space="preserve"> compared to </w:t>
        </w:r>
      </w:ins>
      <w:ins w:id="36" w:author="Ondi Crino" w:date="2024-09-13T14:12:00Z" w16du:dateUtc="2024-09-13T04:42:00Z">
        <w:r w:rsidR="009010B8">
          <w:t>red and green feeders,</w:t>
        </w:r>
      </w:ins>
      <w:commentRangeEnd w:id="27"/>
      <w:ins w:id="37" w:author="Ondi Crino" w:date="2024-09-13T14:14:00Z" w16du:dateUtc="2024-09-13T04:44:00Z">
        <w:r w:rsidR="004B2E91">
          <w:rPr>
            <w:rStyle w:val="CommentReference"/>
            <w:rFonts w:asciiTheme="minorHAnsi" w:hAnsiTheme="minorHAnsi"/>
          </w:rPr>
          <w:commentReference w:id="27"/>
        </w:r>
      </w:ins>
      <w:ins w:id="38" w:author="Ondi Crino" w:date="2024-09-13T14:12:00Z" w16du:dateUtc="2024-09-13T04:42:00Z">
        <w:r w:rsidR="009010B8">
          <w:t xml:space="preserve"> </w:t>
        </w:r>
      </w:ins>
      <w:del w:id="39" w:author="Ondi Crino" w:date="2024-09-13T14:13:00Z" w16du:dateUtc="2024-09-13T04:43:00Z">
        <w:r w:rsidR="00000000" w:rsidDel="006A4AFF">
          <w:delText xml:space="preserve">a significant effect of the colour employed as the correct choice in our tests for </w:delText>
        </w:r>
        <w:r w:rsidR="00000000" w:rsidDel="006A4AFF">
          <w:rPr>
            <w:i/>
            <w:iCs/>
          </w:rPr>
          <w:delText>L. delicata</w:delText>
        </w:r>
        <w:r w:rsidR="00000000" w:rsidDel="006A4AFF">
          <w:delText xml:space="preserve">, </w:delText>
        </w:r>
      </w:del>
      <w:r w:rsidR="00000000">
        <w:lastRenderedPageBreak/>
        <w:t>underscoring the need to carefully select the color used in cognitive tests involving visual stimuli.</w:t>
      </w:r>
    </w:p>
    <w:p w14:paraId="33D6C172" w14:textId="77777777" w:rsidR="00C66620" w:rsidRDefault="00000000" w:rsidP="00D10D64">
      <w:pPr>
        <w:pStyle w:val="Heading2"/>
        <w:spacing w:line="480" w:lineRule="auto"/>
      </w:pPr>
      <w:bookmarkStart w:id="40" w:name="introduction"/>
      <w:bookmarkEnd w:id="0"/>
      <w:r>
        <w:t>Introduction</w:t>
      </w:r>
    </w:p>
    <w:p w14:paraId="50C80AC1" w14:textId="36F23A1F" w:rsidR="00C66620" w:rsidRDefault="00000000" w:rsidP="00D10D64">
      <w:pPr>
        <w:pStyle w:val="FirstParagraph"/>
        <w:spacing w:line="480" w:lineRule="auto"/>
      </w:pPr>
      <w:r>
        <w:t>Cognition is defined as the processes by which animals gather, preserve, and use information from their environment through perception, learning, memory, and decision making (</w:t>
      </w:r>
      <w:hyperlink w:anchor="ref-shettleworth">
        <w:r>
          <w:rPr>
            <w:rStyle w:val="Hyperlink"/>
          </w:rPr>
          <w:t>Shettleworth 2010</w:t>
        </w:r>
      </w:hyperlink>
      <w:r>
        <w:t>). These cognitive processes are fundamental to foraging, mate selection, antipredatory strategies, and social behaviours, all of which are crucial for survival and reproduction (</w:t>
      </w:r>
      <w:hyperlink w:anchor="ref-dukas_evolutionary_2004">
        <w:r>
          <w:rPr>
            <w:rStyle w:val="Hyperlink"/>
          </w:rPr>
          <w:t>Dukas 2004</w:t>
        </w:r>
      </w:hyperlink>
      <w:r>
        <w:t>). Particularly, learning - the acquisition of new information (</w:t>
      </w:r>
      <w:hyperlink w:anchor="ref-dukas_evolutionary_2004">
        <w:r>
          <w:rPr>
            <w:rStyle w:val="Hyperlink"/>
          </w:rPr>
          <w:t>Dukas 2004</w:t>
        </w:r>
      </w:hyperlink>
      <w:r>
        <w:t>) - is essential for coping with environmental changes by enabling individuals to create new associations between events (</w:t>
      </w:r>
      <w:hyperlink w:anchor="ref-dukas_evolutionary_2004">
        <w:r>
          <w:rPr>
            <w:rStyle w:val="Hyperlink"/>
          </w:rPr>
          <w:t>Dukas 2004</w:t>
        </w:r>
      </w:hyperlink>
      <w:r>
        <w:t xml:space="preserve">; </w:t>
      </w:r>
      <w:hyperlink w:anchor="ref-leal_behavioural_2012">
        <w:r>
          <w:rPr>
            <w:rStyle w:val="Hyperlink"/>
          </w:rPr>
          <w:t>Leal and Powell 2012</w:t>
        </w:r>
      </w:hyperlink>
      <w:r>
        <w:t xml:space="preserve">; </w:t>
      </w:r>
      <w:hyperlink w:anchor="ref-buchanan_condition_2013">
        <w:r>
          <w:rPr>
            <w:rStyle w:val="Hyperlink"/>
          </w:rPr>
          <w:t>Buchanan et al. 2013</w:t>
        </w:r>
      </w:hyperlink>
      <w:r>
        <w:t xml:space="preserve">). </w:t>
      </w:r>
      <w:ins w:id="41" w:author="Ondi Crino" w:date="2024-09-13T14:19:00Z" w16du:dateUtc="2024-09-13T04:49:00Z">
        <w:r w:rsidR="00C5409B">
          <w:t xml:space="preserve">Learning enables animals to adjust their behavior </w:t>
        </w:r>
      </w:ins>
      <w:del w:id="42" w:author="Ondi Crino" w:date="2024-09-13T14:19:00Z" w16du:dateUtc="2024-09-13T04:49:00Z">
        <w:r w:rsidDel="00C5409B">
          <w:delText xml:space="preserve">Allowing animals to </w:delText>
        </w:r>
        <w:commentRangeStart w:id="43"/>
        <w:r w:rsidDel="00C5409B">
          <w:delText>adequate</w:delText>
        </w:r>
      </w:del>
      <w:commentRangeEnd w:id="43"/>
      <w:r w:rsidR="00895CED">
        <w:rPr>
          <w:rStyle w:val="CommentReference"/>
          <w:rFonts w:asciiTheme="minorHAnsi" w:hAnsiTheme="minorHAnsi"/>
        </w:rPr>
        <w:commentReference w:id="43"/>
      </w:r>
      <w:del w:id="44" w:author="Ondi Crino" w:date="2024-09-13T14:19:00Z" w16du:dateUtc="2024-09-13T04:49:00Z">
        <w:r w:rsidDel="00C5409B">
          <w:delText xml:space="preserve"> their behavior</w:delText>
        </w:r>
      </w:del>
      <w:r>
        <w:t xml:space="preserve"> to </w:t>
      </w:r>
      <w:ins w:id="45" w:author="Ondi Crino" w:date="2024-09-13T14:19:00Z" w16du:dateUtc="2024-09-13T04:49:00Z">
        <w:r w:rsidR="00C5409B">
          <w:t xml:space="preserve">environmental </w:t>
        </w:r>
      </w:ins>
      <w:del w:id="46" w:author="Ondi Crino" w:date="2024-09-13T14:19:00Z" w16du:dateUtc="2024-09-13T04:49:00Z">
        <w:r w:rsidDel="00C5409B">
          <w:delText xml:space="preserve">their </w:delText>
        </w:r>
      </w:del>
      <w:r>
        <w:t xml:space="preserve">conditions </w:t>
      </w:r>
      <w:ins w:id="47" w:author="Ondi Crino" w:date="2024-09-13T14:19:00Z" w16du:dateUtc="2024-09-13T04:49:00Z">
        <w:r w:rsidR="00C5409B">
          <w:t xml:space="preserve">and thus can </w:t>
        </w:r>
      </w:ins>
      <w:del w:id="48" w:author="Ondi Crino" w:date="2024-09-13T14:19:00Z" w16du:dateUtc="2024-09-13T04:49:00Z">
        <w:r w:rsidDel="00C5409B">
          <w:delText xml:space="preserve">implies that learning can </w:delText>
        </w:r>
      </w:del>
      <w:r>
        <w:t xml:space="preserve">have cascading effects on population dynamics by influencing survival rates or reproductive </w:t>
      </w:r>
      <w:commentRangeStart w:id="49"/>
      <w:commentRangeStart w:id="50"/>
      <w:r>
        <w:t>success</w:t>
      </w:r>
      <w:commentRangeEnd w:id="49"/>
      <w:r w:rsidR="00C5409B">
        <w:rPr>
          <w:rStyle w:val="CommentReference"/>
          <w:rFonts w:asciiTheme="minorHAnsi" w:hAnsiTheme="minorHAnsi"/>
        </w:rPr>
        <w:commentReference w:id="49"/>
      </w:r>
      <w:commentRangeEnd w:id="50"/>
      <w:r w:rsidR="00934B71">
        <w:rPr>
          <w:rStyle w:val="CommentReference"/>
          <w:rFonts w:asciiTheme="minorHAnsi" w:hAnsiTheme="minorHAnsi"/>
        </w:rPr>
        <w:commentReference w:id="50"/>
      </w:r>
      <w:r>
        <w:t xml:space="preserve">. </w:t>
      </w:r>
      <w:ins w:id="51" w:author="Ondi Crino" w:date="2024-09-13T14:27:00Z" w16du:dateUtc="2024-09-13T04:57:00Z">
        <w:r w:rsidR="007829AF">
          <w:t>Learning ability varies between i</w:t>
        </w:r>
      </w:ins>
      <w:ins w:id="52" w:author="Ondi Crino" w:date="2024-09-13T14:25:00Z" w16du:dateUtc="2024-09-13T04:55:00Z">
        <w:r w:rsidR="00D676DA">
          <w:t xml:space="preserve">ndividuals </w:t>
        </w:r>
      </w:ins>
      <w:ins w:id="53" w:author="Ondi Crino" w:date="2024-09-13T14:27:00Z" w16du:dateUtc="2024-09-13T04:57:00Z">
        <w:r w:rsidR="007829AF">
          <w:t xml:space="preserve">and can be </w:t>
        </w:r>
      </w:ins>
      <w:commentRangeStart w:id="54"/>
      <w:del w:id="55" w:author="Ondi Crino" w:date="2024-09-13T14:27:00Z" w16du:dateUtc="2024-09-13T04:57:00Z">
        <w:r w:rsidDel="007829AF">
          <w:delText xml:space="preserve">However, </w:delText>
        </w:r>
        <w:commentRangeStart w:id="56"/>
        <w:r w:rsidDel="007829AF">
          <w:delText xml:space="preserve">the capacity </w:delText>
        </w:r>
      </w:del>
      <w:del w:id="57" w:author="Ondi Crino" w:date="2024-09-13T14:28:00Z" w16du:dateUtc="2024-09-13T04:58:00Z">
        <w:r w:rsidDel="007829AF">
          <w:delText xml:space="preserve">to acquire information </w:delText>
        </w:r>
      </w:del>
      <w:commentRangeEnd w:id="56"/>
      <w:r w:rsidR="007F4DA4">
        <w:rPr>
          <w:rStyle w:val="CommentReference"/>
          <w:rFonts w:asciiTheme="minorHAnsi" w:hAnsiTheme="minorHAnsi"/>
        </w:rPr>
        <w:commentReference w:id="56"/>
      </w:r>
      <w:del w:id="58" w:author="Ondi Crino" w:date="2024-09-13T14:28:00Z" w16du:dateUtc="2024-09-13T04:58:00Z">
        <w:r w:rsidDel="007829AF">
          <w:delText>varies among individuals,</w:delText>
        </w:r>
      </w:del>
      <w:r>
        <w:t xml:space="preserve"> shaped by factors such as age, sex, gut microbiota, and the developmental environment </w:t>
      </w:r>
      <w:commentRangeEnd w:id="54"/>
      <w:r w:rsidR="00273D6C">
        <w:rPr>
          <w:rStyle w:val="CommentReference"/>
          <w:rFonts w:asciiTheme="minorHAnsi" w:hAnsiTheme="minorHAnsi"/>
        </w:rPr>
        <w:commentReference w:id="54"/>
      </w:r>
      <w:r>
        <w:t>(</w:t>
      </w:r>
      <w:hyperlink w:anchor="ref-szuran_water_1994">
        <w:r>
          <w:rPr>
            <w:rStyle w:val="Hyperlink"/>
          </w:rPr>
          <w:t>Szuran et al. 1994</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carazo_sex_2014">
        <w:r>
          <w:rPr>
            <w:rStyle w:val="Hyperlink"/>
          </w:rPr>
          <w:t>Carazo et al. 2014</w:t>
        </w:r>
      </w:hyperlink>
      <w:r>
        <w:t xml:space="preserve">; </w:t>
      </w:r>
      <w:hyperlink w:anchor="ref-noble_age-dependent_2014">
        <w:r>
          <w:rPr>
            <w:rStyle w:val="Hyperlink"/>
          </w:rPr>
          <w:t>Noble et al. 2014</w:t>
        </w:r>
      </w:hyperlink>
      <w:r>
        <w:t xml:space="preserve">; </w:t>
      </w:r>
      <w:hyperlink w:anchor="ref-alemohammad_2022_microbiota_learning">
        <w:r>
          <w:rPr>
            <w:rStyle w:val="Hyperlink"/>
          </w:rPr>
          <w:t>Alemohammad et al. 2022</w:t>
        </w:r>
      </w:hyperlink>
      <w:r>
        <w:t>). These variations can further affect population dynamics, as differences in learning ability may lead to unequal responses to environmental pressures. Therefore, understanding the factors that shape learning is crucial to predict how populations will respond to novel circumstances.</w:t>
      </w:r>
    </w:p>
    <w:p w14:paraId="6B23D47F" w14:textId="77777777" w:rsidR="006D1158" w:rsidRDefault="00000000" w:rsidP="00D10D64">
      <w:pPr>
        <w:pStyle w:val="BodyText"/>
        <w:spacing w:line="480" w:lineRule="auto"/>
        <w:rPr>
          <w:ins w:id="59" w:author="Ondi Crino" w:date="2024-09-13T14:47:00Z" w16du:dateUtc="2024-09-13T05:17:00Z"/>
        </w:rPr>
      </w:pPr>
      <w:r>
        <w:t xml:space="preserve">Developing conditions are especially relevant in shaping learning abilities because the brain is highly susceptible to environmental inputs during early stages of development </w:t>
      </w:r>
      <w:r>
        <w:lastRenderedPageBreak/>
        <w:t>(</w:t>
      </w:r>
      <w:hyperlink w:anchor="ref-zhu_prenatal_2004">
        <w:r>
          <w:rPr>
            <w:rStyle w:val="Hyperlink"/>
          </w:rPr>
          <w:t>Zhu et al. 2004</w:t>
        </w:r>
      </w:hyperlink>
      <w:r>
        <w:t>). Impacts on brain development can have long-lasting effects on cognitive abilities, potentially influencing an individual’s ability to learn and adapt to new environments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abayarathna_effects_2020">
        <w:r>
          <w:rPr>
            <w:rStyle w:val="Hyperlink"/>
          </w:rPr>
          <w:t>Abayarathna and Webb 2020</w:t>
        </w:r>
      </w:hyperlink>
      <w:r>
        <w:t xml:space="preserve">). For instance, </w:t>
      </w:r>
      <w:ins w:id="60" w:author="Ondi Crino" w:date="2024-09-13T14:31:00Z" w16du:dateUtc="2024-09-13T05:01:00Z">
        <w:r w:rsidR="00792985">
          <w:t xml:space="preserve">exposure to elevated levels of </w:t>
        </w:r>
      </w:ins>
      <w:del w:id="61" w:author="Ondi Crino" w:date="2024-09-13T14:31:00Z" w16du:dateUtc="2024-09-13T05:01:00Z">
        <w:r w:rsidDel="00792985">
          <w:delText xml:space="preserve">prenatal </w:delText>
        </w:r>
      </w:del>
      <w:r>
        <w:t>glucocorticoid</w:t>
      </w:r>
      <w:del w:id="62" w:author="Ondi Crino" w:date="2024-09-13T14:31:00Z" w16du:dateUtc="2024-09-13T05:01:00Z">
        <w:r w:rsidDel="00792985">
          <w:delText>s</w:delText>
        </w:r>
      </w:del>
      <w:r>
        <w:t xml:space="preserve"> (GC</w:t>
      </w:r>
      <w:del w:id="63" w:author="Ondi Crino" w:date="2024-09-13T14:31:00Z" w16du:dateUtc="2024-09-13T05:01:00Z">
        <w:r w:rsidDel="00792985">
          <w:delText>s</w:delText>
        </w:r>
      </w:del>
      <w:r>
        <w:t>)</w:t>
      </w:r>
      <w:ins w:id="64" w:author="Ondi Crino" w:date="2024-09-13T14:31:00Z" w16du:dateUtc="2024-09-13T05:01:00Z">
        <w:r w:rsidR="00792985">
          <w:t xml:space="preserve"> hormones during develop</w:t>
        </w:r>
      </w:ins>
      <w:ins w:id="65" w:author="Ondi Crino" w:date="2024-09-13T14:32:00Z" w16du:dateUtc="2024-09-13T05:02:00Z">
        <w:r w:rsidR="00D17E38">
          <w:t>ment</w:t>
        </w:r>
      </w:ins>
      <w:r>
        <w:t xml:space="preserve"> </w:t>
      </w:r>
      <w:ins w:id="66" w:author="Ondi Crino" w:date="2024-09-13T14:34:00Z" w16du:dateUtc="2024-09-13T05:04:00Z">
        <w:r w:rsidR="008F12A6">
          <w:t>is typically associated with impaired learning</w:t>
        </w:r>
        <w:r w:rsidR="00D61C99">
          <w:t xml:space="preserve"> (CITE). </w:t>
        </w:r>
      </w:ins>
      <w:ins w:id="67" w:author="Ondi Crino" w:date="2024-09-13T14:36:00Z" w16du:dateUtc="2024-09-13T05:06:00Z">
        <w:r w:rsidR="00555293">
          <w:t>In vertebr</w:t>
        </w:r>
        <w:r w:rsidR="00951EE5">
          <w:t>a</w:t>
        </w:r>
        <w:r w:rsidR="00555293">
          <w:t xml:space="preserve">tes, </w:t>
        </w:r>
      </w:ins>
      <w:ins w:id="68" w:author="Ondi Crino" w:date="2024-09-13T14:34:00Z" w16du:dateUtc="2024-09-13T05:04:00Z">
        <w:r w:rsidR="00D61C99">
          <w:t xml:space="preserve">GCs </w:t>
        </w:r>
      </w:ins>
      <w:ins w:id="69" w:author="Ondi Crino" w:date="2024-09-13T14:35:00Z" w16du:dateUtc="2024-09-13T05:05:00Z">
        <w:r w:rsidR="00CB0A60">
          <w:t xml:space="preserve">regulate metabolism and </w:t>
        </w:r>
      </w:ins>
      <w:ins w:id="70" w:author="Ondi Crino" w:date="2024-09-13T14:36:00Z" w16du:dateUtc="2024-09-13T05:06:00Z">
        <w:r w:rsidR="00951EE5">
          <w:t xml:space="preserve">maintain </w:t>
        </w:r>
      </w:ins>
      <w:ins w:id="71" w:author="Ondi Crino" w:date="2024-09-13T14:37:00Z" w16du:dateUtc="2024-09-13T05:07:00Z">
        <w:r w:rsidR="00621B6C">
          <w:t>allostasis</w:t>
        </w:r>
      </w:ins>
      <w:ins w:id="72" w:author="Ondi Crino" w:date="2024-09-13T14:36:00Z" w16du:dateUtc="2024-09-13T05:06:00Z">
        <w:r w:rsidR="00951EE5">
          <w:t xml:space="preserve"> in response to</w:t>
        </w:r>
      </w:ins>
      <w:ins w:id="73" w:author="Ondi Crino" w:date="2024-09-13T14:37:00Z" w16du:dateUtc="2024-09-13T05:07:00Z">
        <w:r w:rsidR="00621B6C">
          <w:t xml:space="preserve"> disturbances (i.e., ‘the stress response’). </w:t>
        </w:r>
        <w:r w:rsidR="00207C07">
          <w:t xml:space="preserve">Exposure to elevated levels during prenatal development </w:t>
        </w:r>
      </w:ins>
      <w:ins w:id="74" w:author="Ondi Crino" w:date="2024-09-13T14:38:00Z" w16du:dateUtc="2024-09-13T05:08:00Z">
        <w:r w:rsidR="00B9539A">
          <w:t xml:space="preserve">does </w:t>
        </w:r>
        <w:commentRangeStart w:id="75"/>
        <w:commentRangeStart w:id="76"/>
        <w:commentRangeStart w:id="77"/>
        <w:r w:rsidR="00B9539A">
          <w:t xml:space="preserve">X and Y </w:t>
        </w:r>
      </w:ins>
      <w:commentRangeEnd w:id="75"/>
      <w:ins w:id="78" w:author="Ondi Crino" w:date="2024-09-13T14:41:00Z" w16du:dateUtc="2024-09-13T05:11:00Z">
        <w:r w:rsidR="00506B34">
          <w:rPr>
            <w:rStyle w:val="CommentReference"/>
          </w:rPr>
          <w:commentReference w:id="75"/>
        </w:r>
      </w:ins>
      <w:commentRangeEnd w:id="76"/>
      <w:ins w:id="79" w:author="Ondi Crino" w:date="2024-09-13T14:43:00Z" w16du:dateUtc="2024-09-13T05:13:00Z">
        <w:r w:rsidR="00F6110A">
          <w:rPr>
            <w:rStyle w:val="CommentReference"/>
          </w:rPr>
          <w:commentReference w:id="76"/>
        </w:r>
      </w:ins>
      <w:commentRangeEnd w:id="77"/>
      <w:ins w:id="80" w:author="Ondi Crino" w:date="2024-09-13T14:45:00Z" w16du:dateUtc="2024-09-13T05:15:00Z">
        <w:r w:rsidR="000774C8">
          <w:rPr>
            <w:rStyle w:val="CommentReference"/>
          </w:rPr>
          <w:commentReference w:id="77"/>
        </w:r>
      </w:ins>
      <w:ins w:id="81" w:author="Ondi Crino" w:date="2024-09-13T14:38:00Z" w16du:dateUtc="2024-09-13T05:08:00Z">
        <w:r w:rsidR="00B9539A">
          <w:t xml:space="preserve">and </w:t>
        </w:r>
        <w:r w:rsidR="006B33A3">
          <w:t>generally decreases learning across taxa.</w:t>
        </w:r>
      </w:ins>
      <w:ins w:id="82" w:author="Ondi Crino" w:date="2024-09-13T14:36:00Z" w16du:dateUtc="2024-09-13T05:06:00Z">
        <w:r w:rsidR="00951EE5">
          <w:t xml:space="preserve"> </w:t>
        </w:r>
      </w:ins>
      <w:r>
        <w:t>- hormones related to organisms’ response to allostasis (</w:t>
      </w:r>
      <w:hyperlink w:anchor="ref-sapolsky_how_2000">
        <w:r>
          <w:rPr>
            <w:rStyle w:val="Hyperlink"/>
          </w:rPr>
          <w:t>Sapolsky et al. 2000</w:t>
        </w:r>
      </w:hyperlink>
      <w:r>
        <w:t xml:space="preserve">) - and prenatal thermal environment are predicted to be important factors shaping learning abilities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rino_corticosterone_2014">
        <w:r>
          <w:rPr>
            <w:rStyle w:val="Hyperlink"/>
          </w:rPr>
          <w:t>Crino et al. 2014a</w:t>
        </w:r>
      </w:hyperlink>
      <w:r>
        <w:t xml:space="preserve">; </w:t>
      </w:r>
      <w:hyperlink w:anchor="ref-amiel_egg_2014">
        <w:r>
          <w:rPr>
            <w:rStyle w:val="Hyperlink"/>
          </w:rPr>
          <w:t>Amiel et al. 2014</w:t>
        </w:r>
      </w:hyperlink>
      <w:r>
        <w:t xml:space="preserve">; </w:t>
      </w:r>
      <w:hyperlink w:anchor="ref-abayarathna_effects_2020">
        <w:r>
          <w:rPr>
            <w:rStyle w:val="Hyperlink"/>
          </w:rPr>
          <w:t>Abayarathna and Webb 2020</w:t>
        </w:r>
      </w:hyperlink>
      <w:r>
        <w:t xml:space="preserve">). </w:t>
      </w:r>
      <w:ins w:id="83" w:author="Ondi Crino" w:date="2024-09-13T14:29:00Z" w16du:dateUtc="2024-09-13T04:59:00Z">
        <w:r w:rsidR="008C644B">
          <w:t>Exposure</w:t>
        </w:r>
      </w:ins>
      <w:ins w:id="84" w:author="Ondi Crino" w:date="2024-09-13T14:30:00Z" w16du:dateUtc="2024-09-13T05:00:00Z">
        <w:r w:rsidR="008C644B">
          <w:t xml:space="preserve"> to </w:t>
        </w:r>
      </w:ins>
      <w:del w:id="85" w:author="Ondi Crino" w:date="2024-09-13T14:30:00Z" w16du:dateUtc="2024-09-13T05:00:00Z">
        <w:r w:rsidDel="008C644B">
          <w:delText>Elevating</w:delText>
        </w:r>
      </w:del>
      <w:ins w:id="86" w:author="Ondi Crino" w:date="2024-09-13T14:30:00Z" w16du:dateUtc="2024-09-13T05:00:00Z">
        <w:r w:rsidR="008C644B">
          <w:t>elevated levels of</w:t>
        </w:r>
      </w:ins>
      <w:r>
        <w:t xml:space="preserve"> GCs during early stages of develoment is t</w:t>
      </w:r>
      <w:ins w:id="87" w:author="Ondi Crino" w:date="2024-09-13T14:30:00Z" w16du:dateUtc="2024-09-13T05:00:00Z">
        <w:r w:rsidR="000638A6">
          <w:t>y</w:t>
        </w:r>
      </w:ins>
      <w:del w:id="88" w:author="Ondi Crino" w:date="2024-09-13T14:30:00Z" w16du:dateUtc="2024-09-13T05:00:00Z">
        <w:r w:rsidDel="000638A6">
          <w:delText>i</w:delText>
        </w:r>
      </w:del>
      <w:r>
        <w:t xml:space="preserve">pically associated </w:t>
      </w:r>
      <w:ins w:id="89" w:author="Ondi Crino" w:date="2024-09-13T14:30:00Z" w16du:dateUtc="2024-09-13T05:00:00Z">
        <w:r w:rsidR="000638A6">
          <w:t xml:space="preserve">with impaired </w:t>
        </w:r>
      </w:ins>
      <w:del w:id="90" w:author="Ondi Crino" w:date="2024-09-13T14:30:00Z" w16du:dateUtc="2024-09-13T05:00:00Z">
        <w:r w:rsidDel="000638A6">
          <w:delText xml:space="preserve">to </w:delText>
        </w:r>
      </w:del>
      <w:r>
        <w:t xml:space="preserve">learning </w:t>
      </w:r>
      <w:del w:id="91" w:author="Ondi Crino" w:date="2024-09-13T14:30:00Z" w16du:dateUtc="2024-09-13T05:00:00Z">
        <w:r w:rsidDel="000638A6">
          <w:delText>impairments</w:delText>
        </w:r>
      </w:del>
      <w:r>
        <w:t xml:space="preserve"> </w:t>
      </w:r>
      <w:ins w:id="92" w:author="Ondi Crino" w:date="2024-09-13T14:30:00Z" w16du:dateUtc="2024-09-13T05:00:00Z">
        <w:r w:rsidR="000638A6">
          <w:t>across</w:t>
        </w:r>
      </w:ins>
      <w:del w:id="93" w:author="Ondi Crino" w:date="2024-09-13T14:30:00Z" w16du:dateUtc="2024-09-13T05:00:00Z">
        <w:r w:rsidDel="000638A6">
          <w:delText>in different</w:delText>
        </w:r>
      </w:del>
      <w:r>
        <w:t xml:space="preserve"> taxa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xml:space="preserve">; </w:t>
      </w:r>
      <w:hyperlink w:anchor="ref-farrell_developmental_2015-learn">
        <w:r>
          <w:rPr>
            <w:rStyle w:val="Hyperlink"/>
          </w:rPr>
          <w:t>Farrell et al. 2015</w:t>
        </w:r>
      </w:hyperlink>
      <w:r>
        <w:t>); but factors like sex or the nature of the learning task can affect the direction and magnitud</w:t>
      </w:r>
      <w:ins w:id="94" w:author="Ondi Crino" w:date="2024-09-13T14:30:00Z" w16du:dateUtc="2024-09-13T05:00:00Z">
        <w:r w:rsidR="000638A6">
          <w:t>e</w:t>
        </w:r>
      </w:ins>
      <w:r>
        <w:t xml:space="preserve"> of these effects (</w:t>
      </w:r>
      <w:hyperlink w:anchor="ref-szuran_water_1994">
        <w:r>
          <w:rPr>
            <w:rStyle w:val="Hyperlink"/>
          </w:rPr>
          <w:t>Szuran et al. 1994</w:t>
        </w:r>
      </w:hyperlink>
      <w:r>
        <w:t xml:space="preserve">; </w:t>
      </w:r>
      <w:hyperlink w:anchor="ref-crino_corticosterone_2014-learn">
        <w:r>
          <w:rPr>
            <w:rStyle w:val="Hyperlink"/>
          </w:rPr>
          <w:t>Crino et al. 2014b</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p>
    <w:p w14:paraId="25516DE0" w14:textId="082E168D" w:rsidR="00C66620" w:rsidRDefault="00000000" w:rsidP="00D10D64">
      <w:pPr>
        <w:pStyle w:val="BodyText"/>
        <w:spacing w:line="480" w:lineRule="auto"/>
      </w:pPr>
      <w:commentRangeStart w:id="95"/>
      <w:r>
        <w:t>In ectotherms</w:t>
      </w:r>
      <w:commentRangeEnd w:id="95"/>
      <w:r w:rsidR="00367C9D">
        <w:rPr>
          <w:rStyle w:val="CommentReference"/>
        </w:rPr>
        <w:commentReference w:id="95"/>
      </w:r>
      <w:r>
        <w:t>, temperature is a pervasive mechanisms of phenotypic plasticity, influencing a suite broad spectrum of traits including growth, metabolism, or learning abilities (</w:t>
      </w:r>
      <w:hyperlink w:anchor="ref-amiel_hotter_2012">
        <w:r>
          <w:rPr>
            <w:rStyle w:val="Hyperlink"/>
          </w:rPr>
          <w:t>Amiel and Shine 2012</w:t>
        </w:r>
      </w:hyperlink>
      <w:r>
        <w:t xml:space="preserve">; </w:t>
      </w:r>
      <w:hyperlink w:anchor="ref-amiel_egg_2014">
        <w:r>
          <w:rPr>
            <w:rStyle w:val="Hyperlink"/>
          </w:rPr>
          <w:t>Amiel et al. 2014</w:t>
        </w:r>
      </w:hyperlink>
      <w:r>
        <w:t xml:space="preserve">; </w:t>
      </w:r>
      <w:hyperlink w:anchor="ref-dayananda_incubation_2017">
        <w:r>
          <w:rPr>
            <w:rStyle w:val="Hyperlink"/>
          </w:rPr>
          <w:t>Dayananda and Webb 2017</w:t>
        </w:r>
      </w:hyperlink>
      <w:r>
        <w:t xml:space="preserve">; </w:t>
      </w:r>
      <w:hyperlink w:anchor="ref-noble_developmental_2018">
        <w:r>
          <w:rPr>
            <w:rStyle w:val="Hyperlink"/>
          </w:rPr>
          <w:t>Noble et al. 2018</w:t>
        </w:r>
      </w:hyperlink>
      <w:r>
        <w:t xml:space="preserve">; </w:t>
      </w:r>
      <w:hyperlink w:anchor="ref-abayarathna_effects_2020">
        <w:r>
          <w:rPr>
            <w:rStyle w:val="Hyperlink"/>
          </w:rPr>
          <w:t>Abayarathna and Webb 2020</w:t>
        </w:r>
      </w:hyperlink>
      <w:r>
        <w:t>). High incubation temperatures have been linked with faster learning rates in skinks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while for velvet geckos, being incubated at temperatures beyond their natural thermal range </w:t>
      </w:r>
      <w:r>
        <w:lastRenderedPageBreak/>
        <w:t>reduce their performance in learning tasks compared to those incubated at colder temperatures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Learning effects of prenatal GCs and temperature are both related to alterations in neurogenesis, neural structure, and brain metabolic activity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du_dynamic_2009">
        <w:r>
          <w:rPr>
            <w:rStyle w:val="Hyperlink"/>
          </w:rPr>
          <w:t>Du et al. 2009</w:t>
        </w:r>
      </w:hyperlink>
      <w:r>
        <w:t xml:space="preserve">; </w:t>
      </w:r>
      <w:hyperlink w:anchor="ref-amiel_effects_2017">
        <w:r>
          <w:rPr>
            <w:rStyle w:val="Hyperlink"/>
          </w:rPr>
          <w:t>Amiel et al. 2017</w:t>
        </w:r>
      </w:hyperlink>
      <w:r>
        <w:t xml:space="preserve">; </w:t>
      </w:r>
      <w:hyperlink w:anchor="ref-beltran_are_2021">
        <w:r>
          <w:rPr>
            <w:rStyle w:val="Hyperlink"/>
          </w:rPr>
          <w:t>Beltrán et al. 2021</w:t>
        </w:r>
      </w:hyperlink>
      <w:r>
        <w:t xml:space="preserve">), </w:t>
      </w:r>
      <w:commentRangeStart w:id="96"/>
      <w:r>
        <w:t>suggesting that both factors could be impacting similar neurological mechanisms to influence learning abilities</w:t>
      </w:r>
      <w:commentRangeEnd w:id="96"/>
      <w:r w:rsidR="00C44F93">
        <w:rPr>
          <w:rStyle w:val="CommentReference"/>
        </w:rPr>
        <w:commentReference w:id="96"/>
      </w:r>
      <w:r>
        <w:t xml:space="preserve">. </w:t>
      </w:r>
      <w:commentRangeStart w:id="97"/>
      <w:r>
        <w:t>Furthermore, GCs can play an pivotal role in determining vertebrate responses to elevated temperatures (</w:t>
      </w:r>
      <w:hyperlink w:anchor="ref-Crino_2023">
        <w:r>
          <w:rPr>
            <w:rStyle w:val="Hyperlink"/>
          </w:rPr>
          <w:t>Crino et al. 2023</w:t>
        </w:r>
      </w:hyperlink>
      <w:r>
        <w:t>) potentially fostering natural interactions between temperature and GCs.</w:t>
      </w:r>
      <w:commentRangeEnd w:id="97"/>
      <w:r w:rsidR="00950367">
        <w:rPr>
          <w:rStyle w:val="CommentReference"/>
        </w:rPr>
        <w:commentReference w:id="97"/>
      </w:r>
      <w:r>
        <w:t xml:space="preserve"> This implies that the effects of GCs and temperature on learning could be interdependent, with the impact of one factor being modulated by the other. Nevertheless, the interactive effects of GCs and temperature on learning abilities remain unexplored.</w:t>
      </w:r>
    </w:p>
    <w:p w14:paraId="3FF0E319" w14:textId="394E06F1" w:rsidR="00C66620" w:rsidRDefault="00000000" w:rsidP="00D10D64">
      <w:pPr>
        <w:pStyle w:val="BodyText"/>
        <w:spacing w:line="480" w:lineRule="auto"/>
      </w:pPr>
      <w:r>
        <w:t>In this study, we investigated the combined effects of prenatal GCs and thermal environment on learning in two species of skinks, the delicate skink (</w:t>
      </w:r>
      <w:r>
        <w:rPr>
          <w:i/>
          <w:iCs/>
        </w:rPr>
        <w:t>Lampropholis delicata</w:t>
      </w:r>
      <w:r>
        <w:t>) and the common garden skink (</w:t>
      </w:r>
      <w:r>
        <w:rPr>
          <w:i/>
          <w:iCs/>
        </w:rPr>
        <w:t>L. guichenoti</w:t>
      </w:r>
      <w:r>
        <w:t>). We manipulated corticosterone (CORT) - the main GC in reptiles (</w:t>
      </w:r>
      <w:hyperlink w:anchor="ref-Crino_2023">
        <w:r>
          <w:rPr>
            <w:rStyle w:val="Hyperlink"/>
          </w:rPr>
          <w:t>Crino et al. 2023</w:t>
        </w:r>
      </w:hyperlink>
      <w:r>
        <w:t>) - levels in the eggs and then incubated them at two different temperatures in a 2X2 factorial design. Post-incubation, juveniles were subject</w:t>
      </w:r>
      <w:ins w:id="98" w:author="Ondi Crino" w:date="2024-09-13T15:04:00Z" w16du:dateUtc="2024-09-13T05:34:00Z">
        <w:r w:rsidR="00C57D07">
          <w:t>e</w:t>
        </w:r>
      </w:ins>
      <w:r>
        <w:t xml:space="preserve">d to a colour-associative task to assess their learning abilities. </w:t>
      </w:r>
      <w:ins w:id="99" w:author="Ondi Crino" w:date="2024-09-13T15:05:00Z" w16du:dateUtc="2024-09-13T05:35:00Z">
        <w:r w:rsidR="00C57D07">
          <w:t xml:space="preserve">We hypothesized </w:t>
        </w:r>
      </w:ins>
      <w:del w:id="100" w:author="Ondi Crino" w:date="2024-09-13T15:05:00Z" w16du:dateUtc="2024-09-13T05:35:00Z">
        <w:r w:rsidDel="00C57D07">
          <w:delText xml:space="preserve">Our hypothesis posits </w:delText>
        </w:r>
      </w:del>
      <w:r>
        <w:t xml:space="preserve">that prenatal CORT levels and </w:t>
      </w:r>
      <w:commentRangeStart w:id="101"/>
      <w:ins w:id="102" w:author="Ondi Crino" w:date="2024-09-13T15:05:00Z" w16du:dateUtc="2024-09-13T05:35:00Z">
        <w:r w:rsidR="005D2EEC">
          <w:t xml:space="preserve">incubation temperature </w:t>
        </w:r>
      </w:ins>
      <w:commentRangeEnd w:id="101"/>
      <w:ins w:id="103" w:author="Ondi Crino" w:date="2024-09-13T15:06:00Z" w16du:dateUtc="2024-09-13T05:36:00Z">
        <w:r w:rsidR="005D2EEC">
          <w:rPr>
            <w:rStyle w:val="CommentReference"/>
          </w:rPr>
          <w:commentReference w:id="101"/>
        </w:r>
      </w:ins>
      <w:del w:id="104" w:author="Ondi Crino" w:date="2024-09-13T15:05:00Z" w16du:dateUtc="2024-09-13T05:35:00Z">
        <w:r w:rsidDel="005D2EEC">
          <w:delText>thermal environment</w:delText>
        </w:r>
      </w:del>
      <w:r>
        <w:t xml:space="preserve"> will induce sustained effects on brain’s physiology that will ultimately impact learning skills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eaton2015mild">
        <w:r>
          <w:rPr>
            <w:rStyle w:val="Hyperlink"/>
          </w:rPr>
          <w:t>Eaton et al. 2015</w:t>
        </w:r>
      </w:hyperlink>
      <w:r>
        <w:t xml:space="preserve">; </w:t>
      </w:r>
      <w:hyperlink w:anchor="ref-amiel_effects_2017">
        <w:r>
          <w:rPr>
            <w:rStyle w:val="Hyperlink"/>
          </w:rPr>
          <w:t>Amiel et al. 2017</w:t>
        </w:r>
      </w:hyperlink>
      <w:r>
        <w:t xml:space="preserve">). We predicted that individuals exposed to high levels of CORT or low temperatures will </w:t>
      </w:r>
      <w:ins w:id="105" w:author="Ondi Crino" w:date="2024-09-13T15:06:00Z" w16du:dateUtc="2024-09-13T05:36:00Z">
        <w:r w:rsidR="0077432F">
          <w:t>learn slower</w:t>
        </w:r>
      </w:ins>
      <w:del w:id="106" w:author="Ondi Crino" w:date="2024-09-13T15:06:00Z" w16du:dateUtc="2024-09-13T05:36:00Z">
        <w:r w:rsidDel="0077432F">
          <w:delText>perform less proficiently</w:delText>
        </w:r>
      </w:del>
      <w:r>
        <w:t xml:space="preserve"> compared to control individuals or </w:t>
      </w:r>
      <w:r>
        <w:lastRenderedPageBreak/>
        <w:t>those incubated at higher temperatures. Additionally, we predicted that incubation at high temperatures will mitigate the impact of CORT on skink performance, while cold incubation temperatures are expected to enhance the detrimental effects of CORT on learning. This may occur for two reasons that are not mutually exclusive: first, an increase in temperature leads to an overall rise in neural density (</w:t>
      </w:r>
      <w:hyperlink w:anchor="ref-amiel_effects_2017">
        <w:r>
          <w:rPr>
            <w:rStyle w:val="Hyperlink"/>
          </w:rPr>
          <w:t>Amiel et al. 2017</w:t>
        </w:r>
      </w:hyperlink>
      <w:r>
        <w:t xml:space="preserve">), thereby counteracting the impact of CORT (see </w:t>
      </w:r>
      <w:hyperlink w:anchor="ref-lemaire_prenatal_2000">
        <w:r>
          <w:rPr>
            <w:rStyle w:val="Hyperlink"/>
          </w:rPr>
          <w:t>Lemaire et al. 2000</w:t>
        </w:r>
      </w:hyperlink>
      <w:r>
        <w:t xml:space="preserve">; </w:t>
      </w:r>
      <w:hyperlink w:anchor="ref-zhu_prenatal_2004">
        <w:r>
          <w:rPr>
            <w:rStyle w:val="Hyperlink"/>
          </w:rPr>
          <w:t>Zhu et al. 2004</w:t>
        </w:r>
      </w:hyperlink>
      <w:r>
        <w:t xml:space="preserve">; </w:t>
      </w:r>
      <w:hyperlink w:anchor="ref-eaton2015mild">
        <w:r>
          <w:rPr>
            <w:rStyle w:val="Hyperlink"/>
          </w:rPr>
          <w:t>Eaton et al. 2015</w:t>
        </w:r>
      </w:hyperlink>
      <w:r>
        <w:t>); and second, the elevated metabolic rate associated with higher temperatures can accelerate CORT metabolism, resulting in embryos being exposed to CORT for a shorter time.</w:t>
      </w:r>
    </w:p>
    <w:p w14:paraId="1744FCD1" w14:textId="77777777" w:rsidR="00C66620" w:rsidRDefault="00000000" w:rsidP="00D10D64">
      <w:pPr>
        <w:pStyle w:val="Heading2"/>
        <w:spacing w:line="480" w:lineRule="auto"/>
      </w:pPr>
      <w:bookmarkStart w:id="107" w:name="methods"/>
      <w:bookmarkEnd w:id="40"/>
      <w:r>
        <w:t>Methods</w:t>
      </w:r>
    </w:p>
    <w:p w14:paraId="4CA3A362" w14:textId="77777777" w:rsidR="00C66620" w:rsidRDefault="00000000" w:rsidP="00D10D64">
      <w:pPr>
        <w:pStyle w:val="Heading4"/>
        <w:spacing w:line="480" w:lineRule="auto"/>
      </w:pPr>
      <w:bookmarkStart w:id="108" w:name="subjects"/>
      <w:r>
        <w:t>Subjects</w:t>
      </w:r>
    </w:p>
    <w:p w14:paraId="3CBFCF0D" w14:textId="77777777" w:rsidR="00C66620" w:rsidRDefault="00000000" w:rsidP="00D10D64">
      <w:pPr>
        <w:pStyle w:val="FirstParagraph"/>
        <w:spacing w:line="480" w:lineRule="auto"/>
      </w:pPr>
      <w:r>
        <w:rPr>
          <w:i/>
          <w:iCs/>
        </w:rPr>
        <w:t>L. guichenoti</w:t>
      </w:r>
      <w:r>
        <w:t xml:space="preserve"> and </w:t>
      </w:r>
      <w:r>
        <w:rPr>
          <w:i/>
          <w:iCs/>
        </w:rPr>
        <w:t>L. delicata</w:t>
      </w:r>
      <w:r>
        <w:t xml:space="preserve"> are small (∼35–55 mm snout-vent length (SVL)), oviparous, and generalist skinks that usually share the same habitat in suburban areas throughout south-eastern Australia (</w:t>
      </w:r>
      <w:hyperlink w:anchor="ref-chapple_know_2011">
        <w:r>
          <w:rPr>
            <w:rStyle w:val="Hyperlink"/>
          </w:rPr>
          <w:t>Chapple et al. 2011</w:t>
        </w:r>
      </w:hyperlink>
      <w:r>
        <w:t xml:space="preserve">). Both species have similar breeding periods, but with some differences in reproductive output: while </w:t>
      </w:r>
      <w:r>
        <w:rPr>
          <w:i/>
          <w:iCs/>
        </w:rPr>
        <w:t>L. delicata</w:t>
      </w:r>
      <w:r>
        <w:t xml:space="preserve"> lays 1 to 6 eggs in only one clutch per season, </w:t>
      </w:r>
      <w:r>
        <w:rPr>
          <w:i/>
          <w:iCs/>
        </w:rPr>
        <w:t>L. guichenoti</w:t>
      </w:r>
      <w:r>
        <w:t xml:space="preserve"> clutches are smaller (1-5 eggs per clutch) and they usually lay two clutches per season (</w:t>
      </w:r>
      <w:hyperlink w:anchor="ref-chapple_know_2011">
        <w:r>
          <w:rPr>
            <w:rStyle w:val="Hyperlink"/>
          </w:rPr>
          <w:t>Chapple et al. 2011</w:t>
        </w:r>
      </w:hyperlink>
      <w:r>
        <w:t xml:space="preserve">, </w:t>
      </w:r>
      <w:hyperlink w:anchor="ref-chapple_biology_2014">
        <w:r>
          <w:rPr>
            <w:rStyle w:val="Hyperlink"/>
          </w:rPr>
          <w:t>2014</w:t>
        </w:r>
      </w:hyperlink>
      <w:r>
        <w:t xml:space="preserve">). Besides,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Pr>
            <w:rStyle w:val="Hyperlink"/>
          </w:rPr>
          <w:t>Chapple et al. 2011</w:t>
        </w:r>
      </w:hyperlink>
      <w:r>
        <w:t>) but no differences in learning were observed between the skinks in an associative learning task (</w:t>
      </w:r>
      <w:hyperlink w:anchor="ref-bezzina2014does">
        <w:r>
          <w:rPr>
            <w:rStyle w:val="Hyperlink"/>
          </w:rPr>
          <w:t>Bezzina et al. 2014</w:t>
        </w:r>
      </w:hyperlink>
      <w:r>
        <w:t>).</w:t>
      </w:r>
    </w:p>
    <w:p w14:paraId="25770782" w14:textId="77777777" w:rsidR="00C66620" w:rsidRDefault="00000000" w:rsidP="00D10D64">
      <w:pPr>
        <w:pStyle w:val="Heading4"/>
        <w:spacing w:line="480" w:lineRule="auto"/>
      </w:pPr>
      <w:bookmarkStart w:id="109" w:name="husbandry"/>
      <w:bookmarkEnd w:id="108"/>
      <w:r>
        <w:lastRenderedPageBreak/>
        <w:t>Husbandry</w:t>
      </w:r>
    </w:p>
    <w:p w14:paraId="6267BB46" w14:textId="77777777" w:rsidR="00C66620" w:rsidRDefault="00000000" w:rsidP="00D10D64">
      <w:pPr>
        <w:pStyle w:val="FirstParagraph"/>
        <w:spacing w:line="480" w:lineRule="auto"/>
      </w:pPr>
      <w:r>
        <w:rPr>
          <w:i/>
          <w:iCs/>
        </w:rPr>
        <w:t>Breeding colony</w:t>
      </w:r>
      <w:r>
        <w:t xml:space="preserve"> – We tested juveniles coming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the warm side of enclosures is usually at 32 Celsius.</w:t>
      </w:r>
    </w:p>
    <w:p w14:paraId="40885D59" w14:textId="77777777" w:rsidR="00C66620" w:rsidRDefault="00000000" w:rsidP="00D10D64">
      <w:pPr>
        <w:pStyle w:val="BodyText"/>
        <w:spacing w:line="480" w:lineRule="auto"/>
      </w:pP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weight them with a (OHAUS, Model spx123) digital scale ± 0.001g error, and assigned identities to the clutch and each egg.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4A71EEE8" w14:textId="77777777" w:rsidR="00C66620" w:rsidRDefault="00000000" w:rsidP="00D10D64">
      <w:pPr>
        <w:pStyle w:val="BodyText"/>
        <w:spacing w:line="480" w:lineRule="auto"/>
      </w:pPr>
      <w:r>
        <w:rPr>
          <w:i/>
          <w:iCs/>
        </w:rPr>
        <w:lastRenderedPageBreak/>
        <w:t>Hatchlings</w:t>
      </w:r>
      <w:r>
        <w:t xml:space="preserve"> – Eggs in the incubator were checked three times a week for hatchlings. After hatchling, we measured juveniles’ SVL and Tail Length (TL) with a rule to the nearest mm and weighted them with a (OHAUS, Model spx123) digital scale ± 0.001g error. We then placed hatchlings in individual enclosures (18.7L x 13.2W x 6.3H cm) and provided them with non-stick matting, shelter, and a small water dish. During this period, they were sprayed water every day and received 3-6 small </w:t>
      </w:r>
      <w:r>
        <w:rPr>
          <w:i/>
          <w:iCs/>
        </w:rPr>
        <w:t>A. domestica</w:t>
      </w:r>
      <w:r>
        <w:t xml:space="preserve"> crickets three times a week. All care otherwise follows similar protocols to adults (see above).</w:t>
      </w:r>
      <w:r>
        <w:br/>
        <w:t xml:space="preserve">Two weeks before we started the training phase (see below), lizards were moved to the experimental arena for acclimatisation. The arenas were individual medium size (41 L x 29.7 W x 22 H cm) plastic containers with a shelter (9 L x 6 W x 1.5 H cm) on one of the sides and a water dish on the other. These new enclosures were placed in two rooms in 7 different racks that were monitored by 7 different CCTV systems (device model DVR-HP210475) that allowed us to record their behaviour during the experiment (see details below). Although the conditions in the new room were identical to the main room, the number of lizards per species and treatment in each rack was counterbalanced to control for any potential effect of the room or the position of the lizard in the rack. During acclimatisation and all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w:t>
      </w:r>
    </w:p>
    <w:p w14:paraId="0FE71061" w14:textId="77777777" w:rsidR="00C66620" w:rsidRDefault="00000000" w:rsidP="00D10D64">
      <w:pPr>
        <w:pStyle w:val="Heading4"/>
        <w:spacing w:line="480" w:lineRule="auto"/>
      </w:pPr>
      <w:bookmarkStart w:id="110" w:name="cort-and-temperature-manipulation"/>
      <w:bookmarkEnd w:id="109"/>
      <w:r>
        <w:lastRenderedPageBreak/>
        <w:t>CORT and Temperature manipulation</w:t>
      </w:r>
    </w:p>
    <w:p w14:paraId="2E6C0167" w14:textId="010DAA1C" w:rsidR="00C66620" w:rsidRDefault="00000000" w:rsidP="00D10D64">
      <w:pPr>
        <w:pStyle w:val="FirstParagraph"/>
        <w:spacing w:line="480" w:lineRule="auto"/>
      </w:pPr>
      <w:r>
        <w:t>To empirically test the effect of early environment 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w:t>
      </w:r>
      <w:commentRangeStart w:id="111"/>
      <w:r>
        <w:t xml:space="preserve">). We </w:t>
      </w:r>
      <w:ins w:id="112" w:author="Ondi Crino" w:date="2024-09-13T15:35:00Z" w16du:dateUtc="2024-09-13T06:05:00Z">
        <w:r w:rsidR="00D163A1">
          <w:t xml:space="preserve">topically </w:t>
        </w:r>
      </w:ins>
      <w:ins w:id="113" w:author="Ondi Crino" w:date="2024-09-13T15:07:00Z" w16du:dateUtc="2024-09-13T05:37:00Z">
        <w:r w:rsidR="00815CD9">
          <w:t xml:space="preserve">dosed eggs with </w:t>
        </w:r>
        <w:r w:rsidR="00E95E00">
          <w:t xml:space="preserve">a CORT </w:t>
        </w:r>
      </w:ins>
      <w:ins w:id="114" w:author="Ondi Crino" w:date="2024-09-13T15:08:00Z" w16du:dateUtc="2024-09-13T05:38:00Z">
        <w:r w:rsidR="00E95E00">
          <w:t xml:space="preserve">solution </w:t>
        </w:r>
      </w:ins>
      <w:ins w:id="115" w:author="Ondi Crino" w:date="2024-09-13T15:09:00Z" w16du:dateUtc="2024-09-13T05:39:00Z">
        <w:r w:rsidR="00485EA3">
          <w:t xml:space="preserve">(10pg/mL) </w:t>
        </w:r>
      </w:ins>
      <w:ins w:id="116" w:author="Ondi Crino" w:date="2024-09-13T15:08:00Z" w16du:dateUtc="2024-09-13T05:38:00Z">
        <w:r w:rsidR="00E95E00">
          <w:t>or a control treatment</w:t>
        </w:r>
      </w:ins>
      <w:ins w:id="117" w:author="Ondi Crino" w:date="2024-09-13T15:14:00Z" w16du:dateUtc="2024-09-13T05:44:00Z">
        <w:r w:rsidR="00D26FFA">
          <w:t xml:space="preserve"> (100% ethanol)</w:t>
        </w:r>
      </w:ins>
      <w:ins w:id="118" w:author="Ondi Crino" w:date="2024-09-13T15:08:00Z" w16du:dateUtc="2024-09-13T05:38:00Z">
        <w:r w:rsidR="00E95E00">
          <w:t xml:space="preserve">. </w:t>
        </w:r>
      </w:ins>
      <w:ins w:id="119" w:author="Ondi Crino" w:date="2024-09-13T15:09:00Z" w16du:dateUtc="2024-09-13T05:39:00Z">
        <w:r w:rsidR="00A717A6">
          <w:rPr>
            <w:rFonts w:cs="Times New Roman"/>
          </w:rPr>
          <w:t xml:space="preserve">Corticosterone treatments were made by dissolving crystalline corticosterone (Sigma, Cat. No. C2505) in 100% ethanol. To dose eggs, we applied 5µl of solutions to eggshells using a micropipette. </w:t>
        </w:r>
      </w:ins>
      <w:commentRangeEnd w:id="111"/>
      <w:ins w:id="120" w:author="Ondi Crino" w:date="2024-09-13T15:15:00Z" w16du:dateUtc="2024-09-13T05:45:00Z">
        <w:r w:rsidR="00094183">
          <w:rPr>
            <w:rStyle w:val="CommentReference"/>
            <w:rFonts w:asciiTheme="minorHAnsi" w:hAnsiTheme="minorHAnsi"/>
          </w:rPr>
          <w:commentReference w:id="111"/>
        </w:r>
      </w:ins>
      <w:del w:id="121" w:author="Ondi Crino" w:date="2024-09-13T15:09:00Z" w16du:dateUtc="2024-09-13T05:39:00Z">
        <w:r w:rsidDel="00751205">
          <w:delText xml:space="preserve">first allocated eggs to one of two different treatments: CORT treatment, where eggs were topically </w:delText>
        </w:r>
      </w:del>
      <w:del w:id="122" w:author="Ondi Crino" w:date="2024-09-13T14:06:00Z" w16du:dateUtc="2024-09-13T04:36:00Z">
        <w:r w:rsidDel="00BE47E6">
          <w:delText>supplied</w:delText>
        </w:r>
      </w:del>
      <w:del w:id="123" w:author="Ondi Crino" w:date="2024-09-13T15:09:00Z" w16du:dateUtc="2024-09-13T05:39:00Z">
        <w:r w:rsidDel="00751205">
          <w:delText xml:space="preserve"> with 5µL of CORT dissolved in </w:delText>
        </w:r>
        <w:commentRangeStart w:id="124"/>
        <w:r w:rsidDel="00751205">
          <w:delText xml:space="preserve">70% Ethanol and 30% DMSO (vehicle) </w:delText>
        </w:r>
        <w:commentRangeEnd w:id="124"/>
        <w:r w:rsidR="0091758D" w:rsidDel="00751205">
          <w:rPr>
            <w:rStyle w:val="CommentReference"/>
            <w:rFonts w:asciiTheme="minorHAnsi" w:hAnsiTheme="minorHAnsi"/>
          </w:rPr>
          <w:commentReference w:id="124"/>
        </w:r>
        <w:r w:rsidDel="00751205">
          <w:delText xml:space="preserve">at a final (10 pg CORT/mL) concentration (CORT treatment); and a Control treatment, where eggs received an equal volume of the vehicle. </w:delText>
        </w:r>
      </w:del>
      <w:r>
        <w:t>We selected these doses based on previous studies publishing yolk CORT concentrations in other ovipaorus reptiles (</w:t>
      </w:r>
      <w:hyperlink w:anchor="ref-lovern2008effects">
        <w:r>
          <w:rPr>
            <w:rStyle w:val="Hyperlink"/>
          </w:rPr>
          <w:t>Lovern and Adams 2008</w:t>
        </w:r>
      </w:hyperlink>
      <w:r>
        <w:t xml:space="preserve">; </w:t>
      </w:r>
      <w:hyperlink w:anchor="ref-hanover2019corticosterone">
        <w:r>
          <w:rPr>
            <w:rStyle w:val="Hyperlink"/>
          </w:rPr>
          <w:t>Hanover et al. 2019</w:t>
        </w:r>
      </w:hyperlink>
      <w:r>
        <w:t xml:space="preserve">) and our own unpublished data. </w:t>
      </w:r>
      <w:ins w:id="125" w:author="Ondi Crino" w:date="2024-09-13T15:11:00Z" w16du:dateUtc="2024-09-13T05:41:00Z">
        <w:r w:rsidR="00993A4E">
          <w:t xml:space="preserve">CORT treatment increased mean yolk CORT levels </w:t>
        </w:r>
      </w:ins>
      <w:ins w:id="126" w:author="Ondi Crino" w:date="2024-09-13T15:12:00Z" w16du:dateUtc="2024-09-13T05:42:00Z">
        <w:r w:rsidR="0087741A">
          <w:t>~</w:t>
        </w:r>
        <w:r w:rsidR="00E60713">
          <w:t xml:space="preserve">3.7x </w:t>
        </w:r>
      </w:ins>
      <w:ins w:id="127" w:author="Ondi Crino" w:date="2024-09-13T15:13:00Z" w16du:dateUtc="2024-09-13T05:43:00Z">
        <w:r w:rsidR="00E60713">
          <w:t xml:space="preserve">higher than control eggs </w:t>
        </w:r>
        <w:commentRangeStart w:id="128"/>
        <w:r w:rsidR="00E60713">
          <w:t xml:space="preserve">(Crino et al. 2024) </w:t>
        </w:r>
        <w:commentRangeEnd w:id="128"/>
        <w:r w:rsidR="00E60713">
          <w:rPr>
            <w:rStyle w:val="CommentReference"/>
            <w:rFonts w:asciiTheme="minorHAnsi" w:hAnsiTheme="minorHAnsi"/>
          </w:rPr>
          <w:commentReference w:id="128"/>
        </w:r>
      </w:ins>
      <w:del w:id="129" w:author="Ondi Crino" w:date="2024-09-13T15:13:00Z" w16du:dateUtc="2024-09-13T05:43:00Z">
        <w:r w:rsidDel="00E60713">
          <w:delText xml:space="preserve">CORT concentration represents 2 standard deviations above the mean natural concentration. </w:delText>
        </w:r>
      </w:del>
      <w:r>
        <w:t>After the treatment, the eggs were incubated in one of the two previously mentioned temperature regimes (‘Cold’ or ‘Hot’) until hatching. The number of eggs per clutch assigned to each hormone and temperature treatment were counterbalanced in both species.</w:t>
      </w:r>
    </w:p>
    <w:p w14:paraId="007E8DAF" w14:textId="77777777" w:rsidR="00C66620" w:rsidRDefault="00000000" w:rsidP="00D10D64">
      <w:pPr>
        <w:pStyle w:val="Heading4"/>
        <w:spacing w:line="480" w:lineRule="auto"/>
      </w:pPr>
      <w:bookmarkStart w:id="130" w:name="learning"/>
      <w:bookmarkEnd w:id="110"/>
      <w:r>
        <w:t>Learning</w:t>
      </w:r>
    </w:p>
    <w:p w14:paraId="120E2E12" w14:textId="77777777" w:rsidR="00C66620" w:rsidRDefault="00000000" w:rsidP="00D10D64">
      <w:pPr>
        <w:pStyle w:val="FirstParagraph"/>
        <w:spacing w:line="480" w:lineRule="auto"/>
      </w:pPr>
      <w:r>
        <w:t>To estimate learning skills, we tested skinks’ ability to locate a food reward in an colour-associative learning task (</w:t>
      </w:r>
      <w:hyperlink w:anchor="fig-Methods">
        <w:r>
          <w:rPr>
            <w:rStyle w:val="Hyperlink"/>
          </w:rPr>
          <w:t>Fig. 1</w:t>
        </w:r>
      </w:hyperlink>
      <w:r>
        <w:t xml:space="preserve"> C, D). First, we performed a training phase where lizards had to learn to eat from white 3D-printed PLA ramps (9 L x 4 W x 5 H cm) identical to the ones from the experiment except for the colour (see below). We divided this training phase into three </w:t>
      </w:r>
      <w:r>
        <w:lastRenderedPageBreak/>
        <w:t>stages: in the first stage, lizards had to eat a small, frozen cricket (</w:t>
      </w:r>
      <w:r>
        <w:rPr>
          <w:i/>
          <w:iCs/>
        </w:rPr>
        <w:t>A. domestica</w:t>
      </w:r>
      <w:r>
        <w:t>) from an opaque petri dish (3D x 1.6H cm) placed in the middle of their enclosure (</w:t>
      </w:r>
      <w:hyperlink w:anchor="fig-Methods">
        <w:r>
          <w:rPr>
            <w:rStyle w:val="Hyperlink"/>
          </w:rPr>
          <w:t>Fig. 1</w:t>
        </w:r>
      </w:hyperlink>
      <w:r>
        <w:t xml:space="preserve"> C, Stage 1); in the second stage, the petri dish with the cricket was placed on top of the white 3D printed ramps (</w:t>
      </w:r>
      <w:hyperlink w:anchor="fig-Methods">
        <w:r>
          <w:rPr>
            <w:rStyle w:val="Hyperlink"/>
          </w:rPr>
          <w:t>Fig. 1</w:t>
        </w:r>
      </w:hyperlink>
      <w:r>
        <w:t xml:space="preserve"> C, Stage 2); and finally, the cricket was left inside a well (3D x 1.75H cm) on the top of the ramp in the third and last stage (Fig. </w:t>
      </w:r>
      <w:hyperlink w:anchor="fig-Methods">
        <w:r>
          <w:rPr>
            <w:rStyle w:val="Hyperlink"/>
          </w:rPr>
          <w:t>Fig. 1</w:t>
        </w:r>
      </w:hyperlink>
      <w:r>
        <w:t xml:space="preserve"> C, Stage 3). Every trial began when we left the feeding block (petri dish, ramp, or both) inside the enclosure and finished one hour later when we took it away. At the end of each trial, we recorded whether the cricket had been consumed or not. Trial was considered successful if the lizard could locate and consume the reward, while completion of each stage required the lizards to eat the crickets in at least 5 out of 6 trials to ensure lizards’ consistency. This phase lasted 38 days until all the lizards were able to eat from the ramp; only in one case we decided not to use the lizard because its behaviour was not consistent over the course of the training phase.</w:t>
      </w:r>
    </w:p>
    <w:p w14:paraId="450A248F" w14:textId="77777777" w:rsidR="00C66620" w:rsidRDefault="00000000" w:rsidP="00D10D64">
      <w:pPr>
        <w:pStyle w:val="BodyText"/>
        <w:spacing w:line="480" w:lineRule="auto"/>
      </w:pPr>
      <w:r>
        <w:t xml:space="preserve">In the associative learning phase, we trained lizards to associate between colour and a food reward (Fig. </w:t>
      </w:r>
      <w:hyperlink w:anchor="fig-Methods">
        <w:r>
          <w:rPr>
            <w:rStyle w:val="Hyperlink"/>
          </w:rPr>
          <w:t>Fig. 1</w:t>
        </w:r>
      </w:hyperlink>
      <w:r>
        <w:t xml:space="preserve"> D). The test was like the third stage of the training phase, but here lizards were presented with three feeders that differed in colour. We placed the food reward (small, frozen, </w:t>
      </w:r>
      <w:r>
        <w:rPr>
          <w:i/>
          <w:iCs/>
        </w:rPr>
        <w:t>A. domestica</w:t>
      </w:r>
      <w:r>
        <w:t xml:space="preserve"> crickets) inside the wells of the three feeders, covering two of the crickets with 3D-printed lids (3D x 0.5H cm) so prey was only accessible in “the correct” ramp. The food reward was placed insidde all three wells to avoid lizard using prey chemical cues, and the lids had a series of small holes on the top to allow the release of those chemicals. The colours of the feeders were green, red, and blue, as previous studies demonstrate that squamates can discriminate between these colours (</w:t>
      </w:r>
      <w:hyperlink w:anchor="ref-Baden_Osorio_2019_Vert_vision">
        <w:r>
          <w:rPr>
            <w:rStyle w:val="Hyperlink"/>
          </w:rPr>
          <w:t>Baden and Osorio 2019</w:t>
        </w:r>
      </w:hyperlink>
      <w:r>
        <w:t xml:space="preserve">). To control for potential colour preference that could bias our results we split the subjects into two groups counterbalanced by treatment and species: in one group the </w:t>
      </w:r>
      <w:r>
        <w:lastRenderedPageBreak/>
        <w:t>correct choice (i.e., the ramp with the non-covered frozen cricket) was the blue one, while for the other group we assigned red as correct. In all trials, the position of the feeders was changed randomly to ensure subjects were using colour rather than spatial cues for the association. Lizards were tested in this task once a day for 35 days.</w:t>
      </w:r>
    </w:p>
    <w:p w14:paraId="312953E2" w14:textId="77777777" w:rsidR="00C66620" w:rsidRDefault="00000000" w:rsidP="00D10D64">
      <w:pPr>
        <w:pStyle w:val="BodyText"/>
        <w:spacing w:line="480" w:lineRule="auto"/>
      </w:pPr>
      <w:r>
        <w:t>The full task took place between the 6</w:t>
      </w:r>
      <w:r>
        <w:rPr>
          <w:vertAlign w:val="superscript"/>
        </w:rPr>
        <w:t>th</w:t>
      </w:r>
      <w:r>
        <w:t xml:space="preserve"> of March until the 17</w:t>
      </w:r>
      <w:r>
        <w:rPr>
          <w:vertAlign w:val="superscript"/>
        </w:rPr>
        <w:t>th</w:t>
      </w:r>
      <w:r>
        <w:t xml:space="preserve"> of May 2023, and tests were performed between 11 to 12 am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failed if there was no choice in one hour of recordingcored those trials as NA. We excluded from our analyses those individuals with more than 15 trials failed (i.e. they did not make a choice), and we considered the first trial for each individual to be the first one where the a choice was made.</w:t>
      </w:r>
    </w:p>
    <w:tbl>
      <w:tblPr>
        <w:tblStyle w:val="Table"/>
        <w:tblW w:w="5000" w:type="pct"/>
        <w:tblLook w:val="0000" w:firstRow="0" w:lastRow="0" w:firstColumn="0" w:lastColumn="0" w:noHBand="0" w:noVBand="0"/>
      </w:tblPr>
      <w:tblGrid>
        <w:gridCol w:w="9360"/>
      </w:tblGrid>
      <w:tr w:rsidR="00C66620" w14:paraId="565FFE19" w14:textId="77777777">
        <w:tc>
          <w:tcPr>
            <w:tcW w:w="0" w:type="auto"/>
          </w:tcPr>
          <w:p w14:paraId="1983E3BD" w14:textId="77777777" w:rsidR="00C66620" w:rsidRDefault="00000000" w:rsidP="00D10D64">
            <w:pPr>
              <w:spacing w:line="480" w:lineRule="auto"/>
              <w:jc w:val="center"/>
            </w:pPr>
            <w:bookmarkStart w:id="131" w:name="fig-Methods"/>
            <w:r>
              <w:rPr>
                <w:noProof/>
              </w:rPr>
              <w:lastRenderedPageBreak/>
              <w:drawing>
                <wp:inline distT="0" distB="0" distL="0" distR="0" wp14:anchorId="0E3D14DF" wp14:editId="58566C60">
                  <wp:extent cx="5943600" cy="503277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11"/>
                          <a:stretch>
                            <a:fillRect/>
                          </a:stretch>
                        </pic:blipFill>
                        <pic:spPr bwMode="auto">
                          <a:xfrm>
                            <a:off x="0" y="0"/>
                            <a:ext cx="5943600" cy="5032779"/>
                          </a:xfrm>
                          <a:prstGeom prst="rect">
                            <a:avLst/>
                          </a:prstGeom>
                          <a:noFill/>
                          <a:ln w="9525">
                            <a:noFill/>
                            <a:headEnd/>
                            <a:tailEnd/>
                          </a:ln>
                        </pic:spPr>
                      </pic:pic>
                    </a:graphicData>
                  </a:graphic>
                </wp:inline>
              </w:drawing>
            </w:r>
          </w:p>
          <w:p w14:paraId="5020B216" w14:textId="4BCE44B7" w:rsidR="00D10D64" w:rsidRPr="00D10D64" w:rsidRDefault="00000000" w:rsidP="00D10D64">
            <w:pPr>
              <w:pStyle w:val="ImageCaption"/>
              <w:spacing w:before="200" w:line="480" w:lineRule="auto"/>
              <w:rPr>
                <w:lang w:val="en-AU"/>
              </w:rPr>
            </w:pPr>
            <w:commentRangeStart w:id="132"/>
            <w:r>
              <w:t>Fig 1</w:t>
            </w:r>
            <w:commentRangeEnd w:id="132"/>
            <w:r w:rsidR="00E96CD9">
              <w:rPr>
                <w:rStyle w:val="CommentReference"/>
                <w:rFonts w:asciiTheme="minorHAnsi" w:hAnsiTheme="minorHAnsi"/>
              </w:rPr>
              <w:commentReference w:id="132"/>
            </w:r>
            <w:r>
              <w:t xml:space="preserve">— </w:t>
            </w:r>
            <w:r w:rsidR="00D10D64" w:rsidRPr="00D10D64">
              <w:rPr>
                <w:lang w:val="en-AU"/>
              </w:rPr>
              <w:t>Experimental design of the experiment. Panel A shows the early environment manipulation. In panel B, the measurements of the 3D-printed ramps employed in the habituation and learning tasks. Panel C shows the habituation process with the three different stages. And in panel D, the associative task. White lids in **D** show the ramps where the food reward was not attainable.</w:t>
            </w:r>
          </w:p>
          <w:p w14:paraId="73C48CF1" w14:textId="115CCF76" w:rsidR="00C66620" w:rsidRDefault="00C66620" w:rsidP="00D10D64">
            <w:pPr>
              <w:pStyle w:val="ImageCaption"/>
              <w:spacing w:before="200" w:line="480" w:lineRule="auto"/>
            </w:pPr>
          </w:p>
        </w:tc>
        <w:bookmarkEnd w:id="131"/>
      </w:tr>
    </w:tbl>
    <w:p w14:paraId="3BA3EB5C" w14:textId="77777777" w:rsidR="00C66620" w:rsidRDefault="00000000" w:rsidP="00D10D64">
      <w:pPr>
        <w:pStyle w:val="Heading4"/>
        <w:spacing w:line="480" w:lineRule="auto"/>
      </w:pPr>
      <w:bookmarkStart w:id="133" w:name="statistical-analyses"/>
      <w:bookmarkEnd w:id="130"/>
      <w:r>
        <w:lastRenderedPageBreak/>
        <w:t>Statistical analyses</w:t>
      </w:r>
    </w:p>
    <w:p w14:paraId="1A88FFF1" w14:textId="77777777" w:rsidR="00C66620" w:rsidRDefault="00000000" w:rsidP="00D10D64">
      <w:pPr>
        <w:pStyle w:val="FirstParagraph"/>
        <w:spacing w:line="480" w:lineRule="auto"/>
      </w:pPr>
      <w:r>
        <w:t>We performed the analyses for species separately. Because preliminary analyses showed a significant effect of the colour assigned, we decided to split the data by colour (blue or red). Therefore, we run a total of four different Bayesian multilevel models using the brm function from the brms package (Bürkner (</w:t>
      </w:r>
      <w:hyperlink w:anchor="ref-burkner2017brms">
        <w:r>
          <w:rPr>
            <w:rStyle w:val="Hyperlink"/>
          </w:rPr>
          <w:t>2017</w:t>
        </w:r>
      </w:hyperlink>
      <w:r>
        <w:t>)) in Quarto (Allaire et al. (</w:t>
      </w:r>
      <w:hyperlink w:anchor="ref-Allaire_Quarto_2022">
        <w:r>
          <w:rPr>
            <w:rStyle w:val="Hyperlink"/>
          </w:rPr>
          <w:t>2022</w:t>
        </w:r>
      </w:hyperlink>
      <w:r>
        <w:t>)). We ran four parallel MCMC chains of 3000 iterations for each model, with a warmup period of 1000 iterations.</w:t>
      </w:r>
    </w:p>
    <w:p w14:paraId="14CF7A06" w14:textId="77777777" w:rsidR="00C66620" w:rsidRDefault="00000000" w:rsidP="00D10D64">
      <w:pPr>
        <w:pStyle w:val="BodyText"/>
        <w:spacing w:line="480" w:lineRule="auto"/>
      </w:pPr>
      <w:r>
        <w:t>We employed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a random intercept and slope (trial) for each lizard in our models. Furthermore, even if our split clutch design should control for potential effects of paternity, we also incorporated the clutch identity as a random factor. Because eggs were collected during half of the breeding season and both species do not lay more than two clutches (</w:t>
      </w:r>
      <w:hyperlink w:anchor="ref-chapple_know_2011">
        <w:r>
          <w:rPr>
            <w:rStyle w:val="Hyperlink"/>
          </w:rPr>
          <w:t>Chapple et al. 2011</w:t>
        </w:r>
      </w:hyperlink>
      <w:r>
        <w:t xml:space="preserve">, </w:t>
      </w:r>
      <w:hyperlink w:anchor="ref-chapple_biology_2014">
        <w:r>
          <w:rPr>
            <w:rStyle w:val="Hyperlink"/>
          </w:rPr>
          <w:t>2014</w:t>
        </w:r>
      </w:hyperlink>
      <w:r>
        <w:t>), each clutch likely come from a unique mother, and so, clutch identity captures potential maternal effects. Learning in lizards can be age-dependent (</w:t>
      </w:r>
      <w:hyperlink w:anchor="ref-noble_age-dependent_2014">
        <w:r>
          <w:rPr>
            <w:rStyle w:val="Hyperlink"/>
          </w:rPr>
          <w:t>Noble et al. 2014</w:t>
        </w:r>
      </w:hyperlink>
      <w:r>
        <w:t xml:space="preserve">), and given that incubation temperature can affect hatching time, we explored the effects of age on learning. Lizards’ age at the beginning of the experiment ranged from 41 to 148 days old in </w:t>
      </w:r>
      <w:r>
        <w:rPr>
          <w:i/>
          <w:iCs/>
        </w:rPr>
        <w:t>L. delicata</w:t>
      </w:r>
      <w:r>
        <w:t xml:space="preserve"> and 48 to 132 in </w:t>
      </w:r>
      <w:r>
        <w:rPr>
          <w:i/>
          <w:iCs/>
        </w:rPr>
        <w:t>L. guichenoti</w:t>
      </w:r>
      <w:r>
        <w:t>. However, when this variable was included in the models we did not find any significant effect of age (see Supplementary material). As such, we present models without age as a fixed effect.</w:t>
      </w:r>
    </w:p>
    <w:p w14:paraId="7688F7DE" w14:textId="77777777" w:rsidR="00C66620" w:rsidRDefault="00000000" w:rsidP="00D10D64">
      <w:pPr>
        <w:pStyle w:val="BodyText"/>
        <w:spacing w:line="480" w:lineRule="auto"/>
      </w:pPr>
      <w:r>
        <w:lastRenderedPageBreak/>
        <w:t>We used the posterior distributions of parameters from these models to test for differences in learning rate between treatments and species. Learning reates were estiamated as the choice-trial slope, obtained for each treatment by using the ‘trial’ estimates and its interaction with hormone and temperature. Slope estimates greater than zero were considered as evidence of learning, while those less or equal to zero were not. We employed the posterior predictive Markov chain Monte Carlo (p</w:t>
      </w:r>
      <w:r>
        <w:rPr>
          <w:vertAlign w:val="subscript"/>
        </w:rPr>
        <w:t>mcmc</w:t>
      </w:r>
      <w:r>
        <w:t>) to test the hypothesis that slopes and slopes contrasts were different from zero. We considered statistical significance if p</w:t>
      </w:r>
      <w:r>
        <w:rPr>
          <w:vertAlign w:val="subscript"/>
        </w:rPr>
        <w:t>mcmc</w:t>
      </w:r>
      <w:r>
        <w:t xml:space="preserve"> &lt; 0.05.</w:t>
      </w:r>
    </w:p>
    <w:p w14:paraId="7F99E89F" w14:textId="77777777" w:rsidR="00C66620" w:rsidRDefault="00000000" w:rsidP="00D10D64">
      <w:pPr>
        <w:pStyle w:val="Heading2"/>
        <w:spacing w:line="480" w:lineRule="auto"/>
      </w:pPr>
      <w:bookmarkStart w:id="134" w:name="results"/>
      <w:bookmarkEnd w:id="107"/>
      <w:bookmarkEnd w:id="133"/>
      <w:r>
        <w:t>Results</w:t>
      </w:r>
    </w:p>
    <w:p w14:paraId="4E7E0808" w14:textId="77777777" w:rsidR="00C66620" w:rsidRDefault="00000000" w:rsidP="00D10D64">
      <w:pPr>
        <w:pStyle w:val="FirstParagraph"/>
        <w:spacing w:line="480" w:lineRule="auto"/>
      </w:pPr>
      <w:r>
        <w:t xml:space="preserve">Originally, we started with 96 lizards, 48 per species and 12 per treatment per species. However, due to natural mortality (n = 11), no completion of the training stage (n = 1), or no motivation during the learning tasks (n = 3), we ended up with a total of 81 lizards. Final sample sizes per treatment and species are listed in </w:t>
      </w:r>
      <w:hyperlink w:anchor="fig-deli">
        <w:r>
          <w:rPr>
            <w:rStyle w:val="Hyperlink"/>
          </w:rPr>
          <w:t>Fig. 2</w:t>
        </w:r>
      </w:hyperlink>
      <w:r>
        <w:t xml:space="preserve"> and </w:t>
      </w:r>
      <w:hyperlink w:anchor="fig-guich">
        <w:r>
          <w:rPr>
            <w:rStyle w:val="Hyperlink"/>
          </w:rPr>
          <w:t>Fig. 3</w:t>
        </w:r>
      </w:hyperlink>
      <w:r>
        <w:t xml:space="preserve"> (figures for both species with the raw data are included in the Supplementary Material). Mean slopes per treatment for both species are provided in Table 1 in Supplementary Material.</w:t>
      </w:r>
    </w:p>
    <w:p w14:paraId="540706E1" w14:textId="77777777" w:rsidR="00C66620" w:rsidRDefault="00000000" w:rsidP="00D10D64">
      <w:pPr>
        <w:pStyle w:val="BodyText"/>
        <w:spacing w:line="480" w:lineRule="auto"/>
      </w:pPr>
      <w:r>
        <w:t xml:space="preserve">We found that the estimated learning slopes were lower when the blue feeders were the correct choice compared to slopes of individuals assigned to the group ‘Red’ for </w:t>
      </w:r>
      <w:r>
        <w:rPr>
          <w:i/>
          <w:iCs/>
        </w:rPr>
        <w:t>L. delicata</w:t>
      </w:r>
      <w:r>
        <w:t xml:space="preserve"> (‘Blue’ mean learning slope = 0.023, 95 CI = [-0.041 , 0.090]; ‘Red’ mean learning slope = 0.085, 95% CI = [0.030 , 0.143]; slope contrast: ‘Blue’ learning slope - ‘Red’learning slope = -0.062, p~mcmc 0.12), but not for </w:t>
      </w:r>
      <w:r>
        <w:rPr>
          <w:i/>
          <w:iCs/>
        </w:rPr>
        <w:t>L. guichenoti</w:t>
      </w:r>
      <w:r>
        <w:t xml:space="preserve"> (’Blue’ mean learning slope = 0.063, 95% CI = [-0.030 , 0.149]; ‘Red’ mean learning slope = 0.103, 95 CI = [0.032 , 0.180]; ‘Blue’ learning slope - ’Red’learning slope = -0.041, p~mcmc 0.46). However, further analyses using the </w:t>
      </w:r>
      <w:r>
        <w:lastRenderedPageBreak/>
        <w:t>first trial indicated a potential bias towards blue in the initial choice (see Supplementary Material) that could be affecting the estimated slopes. As such, we analysed the between treatments differences for each group separately.</w:t>
      </w:r>
    </w:p>
    <w:p w14:paraId="2C9FB5C3" w14:textId="77777777" w:rsidR="00C66620" w:rsidRDefault="00000000" w:rsidP="00D10D64">
      <w:pPr>
        <w:pStyle w:val="BodyText"/>
        <w:spacing w:line="480" w:lineRule="auto"/>
      </w:pPr>
      <w:r>
        <w:t xml:space="preserve">For those </w:t>
      </w:r>
      <w:r>
        <w:rPr>
          <w:i/>
          <w:iCs/>
        </w:rPr>
        <w:t>L. delicata</w:t>
      </w:r>
      <w:r>
        <w:t xml:space="preserve"> assigned to group ‘Red’, we did not find any significant differences between hormones (Control - CORT = -0.110, p</w:t>
      </w:r>
      <w:r>
        <w:rPr>
          <w:vertAlign w:val="subscript"/>
        </w:rPr>
        <w:t>mcmc</w:t>
      </w:r>
      <w:r>
        <w:t xml:space="preserve"> &lt; 0.05), temperature (Hot - Cold = -0.004, p</w:t>
      </w:r>
      <w:r>
        <w:rPr>
          <w:vertAlign w:val="subscript"/>
        </w:rPr>
        <w:t>mcmc</w:t>
      </w:r>
      <w:r>
        <w:t xml:space="preserve"> </w:t>
      </w:r>
      <w:r>
        <w:rPr>
          <w:rStyle w:val="VerbatimChar"/>
        </w:rPr>
        <w:t>format_p(pmcmc(c(dar_ControlHot, dar_CORTHot) - c(dar_ControlCold, dar_CORTCold)), 3)</w:t>
      </w:r>
      <w:r>
        <w:t>), or the interaction ([(Control-Hot - CORT-Hot) - (Control-Cold - CORT-Cold)] = 0.061, p</w:t>
      </w:r>
      <w:r>
        <w:rPr>
          <w:vertAlign w:val="subscript"/>
        </w:rPr>
        <w:t>mcmc</w:t>
      </w:r>
      <w:r>
        <w:t xml:space="preserve"> 0.17) (</w:t>
      </w:r>
      <w:hyperlink w:anchor="fig-deli">
        <w:r>
          <w:rPr>
            <w:rStyle w:val="Hyperlink"/>
          </w:rPr>
          <w:t>Fig. 2</w:t>
        </w:r>
      </w:hyperlink>
      <w:r>
        <w:t xml:space="preserve"> A, B). Similarly, those assigned to ‘Blue’ were not afected by CORT (Control - CORT = -0.083, p</w:t>
      </w:r>
      <w:r>
        <w:rPr>
          <w:vertAlign w:val="subscript"/>
        </w:rPr>
        <w:t>mcmc</w:t>
      </w:r>
      <w:r>
        <w:t xml:space="preserve"> 0.06), temperature (Hot - Cold = 0.040, p</w:t>
      </w:r>
      <w:r>
        <w:rPr>
          <w:vertAlign w:val="subscript"/>
        </w:rPr>
        <w:t>mcmc</w:t>
      </w:r>
      <w:r>
        <w:t xml:space="preserve"> </w:t>
      </w:r>
      <w:r>
        <w:rPr>
          <w:rStyle w:val="VerbatimChar"/>
        </w:rPr>
        <w:t>format_p(pmcmc(c(dab_ControlHot, dab_CORTHot) - c(dab_ControlCold, dab_CORTCold)), 3)</w:t>
      </w:r>
      <w:r>
        <w:t>), or the interaction ([(Control-Hot - CORT-Hot) - (Control-Cold - CORT-Cold)] = 0.041, p</w:t>
      </w:r>
      <w:r>
        <w:rPr>
          <w:vertAlign w:val="subscript"/>
        </w:rPr>
        <w:t>mcmc</w:t>
      </w:r>
      <w:r>
        <w:t xml:space="preserve"> 0.41) (</w:t>
      </w:r>
      <w:hyperlink w:anchor="fig-deli">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C66620" w14:paraId="29E68EEE" w14:textId="77777777">
        <w:tc>
          <w:tcPr>
            <w:tcW w:w="0" w:type="auto"/>
          </w:tcPr>
          <w:p w14:paraId="060CD362" w14:textId="77777777" w:rsidR="00C66620" w:rsidRDefault="00000000" w:rsidP="00D10D64">
            <w:pPr>
              <w:spacing w:line="480" w:lineRule="auto"/>
              <w:jc w:val="center"/>
            </w:pPr>
            <w:bookmarkStart w:id="135" w:name="fig-deli"/>
            <w:r>
              <w:rPr>
                <w:noProof/>
              </w:rPr>
              <w:lastRenderedPageBreak/>
              <w:drawing>
                <wp:inline distT="0" distB="0" distL="0" distR="0" wp14:anchorId="06889604" wp14:editId="40EFC396">
                  <wp:extent cx="5943600" cy="427878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12"/>
                          <a:stretch>
                            <a:fillRect/>
                          </a:stretch>
                        </pic:blipFill>
                        <pic:spPr bwMode="auto">
                          <a:xfrm>
                            <a:off x="0" y="0"/>
                            <a:ext cx="5943600" cy="4278788"/>
                          </a:xfrm>
                          <a:prstGeom prst="rect">
                            <a:avLst/>
                          </a:prstGeom>
                          <a:noFill/>
                          <a:ln w="9525">
                            <a:noFill/>
                            <a:headEnd/>
                            <a:tailEnd/>
                          </a:ln>
                        </pic:spPr>
                      </pic:pic>
                    </a:graphicData>
                  </a:graphic>
                </wp:inline>
              </w:drawing>
            </w:r>
          </w:p>
          <w:p w14:paraId="35160C67" w14:textId="77777777" w:rsidR="00C66620" w:rsidRDefault="00000000" w:rsidP="00D10D64">
            <w:pPr>
              <w:pStyle w:val="ImageCaption"/>
              <w:spacing w:before="200" w:line="480" w:lineRule="auto"/>
            </w:pPr>
            <w:r>
              <w:t>Fig 2— Results for Lampropholis delicata for both colour groups ‘Red’ (A,B)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35"/>
      </w:tr>
    </w:tbl>
    <w:p w14:paraId="0D060D31" w14:textId="77777777" w:rsidR="00C66620" w:rsidRDefault="00000000" w:rsidP="00D10D64">
      <w:pPr>
        <w:pStyle w:val="BodyText"/>
        <w:spacing w:line="480" w:lineRule="auto"/>
      </w:pPr>
      <w:r>
        <w:lastRenderedPageBreak/>
        <w:t xml:space="preserve">In </w:t>
      </w:r>
      <w:r>
        <w:rPr>
          <w:i/>
          <w:iCs/>
        </w:rPr>
        <w:t>L. guichenoti</w:t>
      </w:r>
      <w:r>
        <w:t>, we did not find any significant differences between hormones (Control - CORT = -0.078, p</w:t>
      </w:r>
      <w:r>
        <w:rPr>
          <w:vertAlign w:val="subscript"/>
        </w:rPr>
        <w:t>mcmc</w:t>
      </w:r>
      <w:r>
        <w:t xml:space="preserve"> 0.18), temperature (Hot - Cold = -0.032, p</w:t>
      </w:r>
      <w:r>
        <w:rPr>
          <w:vertAlign w:val="subscript"/>
        </w:rPr>
        <w:t>mcmc</w:t>
      </w:r>
      <w:r>
        <w:t xml:space="preserve"> </w:t>
      </w:r>
      <w:r>
        <w:rPr>
          <w:rStyle w:val="VerbatimChar"/>
        </w:rPr>
        <w:t>format_p(pmcmc(c(gar_ControlHot, gar_CORTHot) - c(gar_ControlCold, gar_CORTCold)), 3)</w:t>
      </w:r>
      <w:r>
        <w:t>), or the interaction ([(Control-Hot - CORT-Hot) - (Control-Cold - CORT-Cold)] = 0.026, p</w:t>
      </w:r>
      <w:r>
        <w:rPr>
          <w:vertAlign w:val="subscript"/>
        </w:rPr>
        <w:t>mcmc</w:t>
      </w:r>
      <w:r>
        <w:t xml:space="preserve"> 0.66) for those assigned to the ‘Red’ group (</w:t>
      </w:r>
      <w:hyperlink w:anchor="fig-guich">
        <w:r>
          <w:rPr>
            <w:rStyle w:val="Hyperlink"/>
          </w:rPr>
          <w:t>Fig. 3</w:t>
        </w:r>
      </w:hyperlink>
      <w:r>
        <w:t xml:space="preserve"> A, B); and we did not find any significant effect of hormone (Control - CORT = -0.134, p</w:t>
      </w:r>
      <w:r>
        <w:rPr>
          <w:vertAlign w:val="subscript"/>
        </w:rPr>
        <w:t>mcmc</w:t>
      </w:r>
      <w:r>
        <w:t xml:space="preserve"> &lt; 0.05), temperature (Hot - Cold = 0.040, p</w:t>
      </w:r>
      <w:r>
        <w:rPr>
          <w:vertAlign w:val="subscript"/>
        </w:rPr>
        <w:t>mcmc</w:t>
      </w:r>
      <w:r>
        <w:t xml:space="preserve"> </w:t>
      </w:r>
      <w:r>
        <w:rPr>
          <w:rStyle w:val="VerbatimChar"/>
        </w:rPr>
        <w:t>format_p(pmcmc(c(gab_ControlHot, gab_CORTHot) - c(gab_ControlCold, gab_CORTCold)), 3)</w:t>
      </w:r>
      <w:r>
        <w:t>), or the interaction ([(Control-Hot - CORT-Hot) - (Control-Cold - CORT-Cold)] = 0.016, p</w:t>
      </w:r>
      <w:r>
        <w:rPr>
          <w:vertAlign w:val="subscript"/>
        </w:rPr>
        <w:t>mcmc</w:t>
      </w:r>
      <w:r>
        <w:t xml:space="preserve"> 0.79) for those assigned to ‘Blue’ (</w:t>
      </w:r>
      <w:hyperlink w:anchor="fig-guich">
        <w:r>
          <w:rPr>
            <w:rStyle w:val="Hyperlink"/>
          </w:rPr>
          <w:t>Fig. 3</w:t>
        </w:r>
      </w:hyperlink>
      <w:r>
        <w:t xml:space="preserve"> C, D).</w:t>
      </w:r>
    </w:p>
    <w:tbl>
      <w:tblPr>
        <w:tblStyle w:val="Table"/>
        <w:tblW w:w="5000" w:type="pct"/>
        <w:tblLook w:val="0000" w:firstRow="0" w:lastRow="0" w:firstColumn="0" w:lastColumn="0" w:noHBand="0" w:noVBand="0"/>
      </w:tblPr>
      <w:tblGrid>
        <w:gridCol w:w="9360"/>
      </w:tblGrid>
      <w:tr w:rsidR="00C66620" w14:paraId="6424139E" w14:textId="77777777">
        <w:tc>
          <w:tcPr>
            <w:tcW w:w="0" w:type="auto"/>
          </w:tcPr>
          <w:p w14:paraId="3C34C447" w14:textId="77777777" w:rsidR="00C66620" w:rsidRDefault="00000000" w:rsidP="00D10D64">
            <w:pPr>
              <w:spacing w:line="480" w:lineRule="auto"/>
              <w:jc w:val="center"/>
            </w:pPr>
            <w:bookmarkStart w:id="136" w:name="fig-guich"/>
            <w:r>
              <w:rPr>
                <w:noProof/>
              </w:rPr>
              <w:lastRenderedPageBreak/>
              <w:drawing>
                <wp:inline distT="0" distB="0" distL="0" distR="0" wp14:anchorId="492F2ACE" wp14:editId="318A0E75">
                  <wp:extent cx="5943600" cy="427878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fig_guich.png"/>
                          <pic:cNvPicPr>
                            <a:picLocks noChangeAspect="1" noChangeArrowheads="1"/>
                          </pic:cNvPicPr>
                        </pic:nvPicPr>
                        <pic:blipFill>
                          <a:blip r:embed="rId13"/>
                          <a:stretch>
                            <a:fillRect/>
                          </a:stretch>
                        </pic:blipFill>
                        <pic:spPr bwMode="auto">
                          <a:xfrm>
                            <a:off x="0" y="0"/>
                            <a:ext cx="5943600" cy="4278788"/>
                          </a:xfrm>
                          <a:prstGeom prst="rect">
                            <a:avLst/>
                          </a:prstGeom>
                          <a:noFill/>
                          <a:ln w="9525">
                            <a:noFill/>
                            <a:headEnd/>
                            <a:tailEnd/>
                          </a:ln>
                        </pic:spPr>
                      </pic:pic>
                    </a:graphicData>
                  </a:graphic>
                </wp:inline>
              </w:drawing>
            </w:r>
          </w:p>
          <w:p w14:paraId="4F5AA977" w14:textId="77777777" w:rsidR="00C66620" w:rsidRDefault="00000000" w:rsidP="00D10D64">
            <w:pPr>
              <w:pStyle w:val="ImageCaption"/>
              <w:spacing w:before="200" w:line="480" w:lineRule="auto"/>
            </w:pPr>
            <w:r>
              <w:t>Fig 3— Results for Lampropholis guichenoti for both colour groups ‘Red’ (A,B) and ‘Blue’ (C, D). Panels A and C show the predicted probability of choosing the correct feeder first over trials. The lines represent the mean predicted probability of choosing the correct feeder first on each trial, and the shaded areas indicate the standard deviation of the mean; both were obtained by using the slope and intercept estimates from the posterior distributions. The different colours indicate the different treatments. Panels B and D show the distribution of the estimates of slopes per each treatment. The x-axis represents the slope estimate, and in the y-axis are the density of the estimates. The different colours indicate the different treatments. Points and bars represent the mean and standard deviation of the mean of the estimates, respectively.</w:t>
            </w:r>
          </w:p>
        </w:tc>
        <w:bookmarkEnd w:id="136"/>
      </w:tr>
    </w:tbl>
    <w:p w14:paraId="571188FC" w14:textId="77777777" w:rsidR="00C66620" w:rsidRDefault="00000000" w:rsidP="00D10D64">
      <w:pPr>
        <w:pStyle w:val="BodyText"/>
        <w:spacing w:line="480" w:lineRule="auto"/>
      </w:pPr>
      <w:r>
        <w:lastRenderedPageBreak/>
        <w:t>Finally, we also did not find any significant differences when we compared the estimated slopes between species for ‘Red’ group(</w:t>
      </w:r>
      <w:r>
        <w:rPr>
          <w:i/>
          <w:iCs/>
        </w:rPr>
        <w:t>L. delicata</w:t>
      </w:r>
      <w:r>
        <w:t xml:space="preserve"> mean learning slope = 0.077, 95% CI = [0.026 , 0.135]; </w:t>
      </w:r>
      <w:r>
        <w:rPr>
          <w:i/>
          <w:iCs/>
        </w:rPr>
        <w:t>L. guichenoti</w:t>
      </w:r>
      <w:r>
        <w:t xml:space="preserve"> mean learning slope = 0.092, 95% CI = [0.023 , 0.171]; </w:t>
      </w:r>
      <w:r>
        <w:rPr>
          <w:i/>
          <w:iCs/>
        </w:rPr>
        <w:t>L. delicata</w:t>
      </w:r>
      <w:r>
        <w:t xml:space="preserve"> - </w:t>
      </w:r>
      <w:r>
        <w:rPr>
          <w:i/>
          <w:iCs/>
        </w:rPr>
        <w:t>L. guichenoti</w:t>
      </w:r>
      <w:r>
        <w:t xml:space="preserve"> = -0.016, p</w:t>
      </w:r>
      <w:r>
        <w:rPr>
          <w:vertAlign w:val="subscript"/>
        </w:rPr>
        <w:t>mcmc</w:t>
      </w:r>
      <w:r>
        <w:t xml:space="preserve"> 0.72) or the ‘Blue’ one (</w:t>
      </w:r>
      <w:r>
        <w:rPr>
          <w:i/>
          <w:iCs/>
        </w:rPr>
        <w:t>L. delicata</w:t>
      </w:r>
      <w:r>
        <w:t xml:space="preserve"> mean learning slope = 0.023, 95% CI = [-0.041 , 0.090]; </w:t>
      </w:r>
      <w:r>
        <w:rPr>
          <w:i/>
          <w:iCs/>
        </w:rPr>
        <w:t>L. guichenoti</w:t>
      </w:r>
      <w:r>
        <w:t xml:space="preserve"> mean learning slope = 0.063, 95% CI = [-0.030 , 0.149]; </w:t>
      </w:r>
      <w:r>
        <w:rPr>
          <w:i/>
          <w:iCs/>
        </w:rPr>
        <w:t>L. delicata</w:t>
      </w:r>
      <w:r>
        <w:t xml:space="preserve"> - </w:t>
      </w:r>
      <w:r>
        <w:rPr>
          <w:i/>
          <w:iCs/>
        </w:rPr>
        <w:t>L. guichenoti</w:t>
      </w:r>
      <w:r>
        <w:t xml:space="preserve"> = -0.040, p</w:t>
      </w:r>
      <w:r>
        <w:rPr>
          <w:vertAlign w:val="subscript"/>
        </w:rPr>
        <w:t>mcmc</w:t>
      </w:r>
      <w:r>
        <w:t xml:space="preserve"> 0.40).</w:t>
      </w:r>
    </w:p>
    <w:p w14:paraId="56C11DA9" w14:textId="77777777" w:rsidR="00C66620" w:rsidRDefault="00000000" w:rsidP="00D10D64">
      <w:pPr>
        <w:pStyle w:val="Heading2"/>
        <w:spacing w:line="480" w:lineRule="auto"/>
      </w:pPr>
      <w:bookmarkStart w:id="137" w:name="discussion"/>
      <w:bookmarkEnd w:id="134"/>
      <w:r>
        <w:t>Discussion</w:t>
      </w:r>
    </w:p>
    <w:p w14:paraId="499BCEBC" w14:textId="536F8F12" w:rsidR="00C66620" w:rsidRDefault="00000000" w:rsidP="00D10D64">
      <w:pPr>
        <w:pStyle w:val="FirstParagraph"/>
        <w:spacing w:line="480" w:lineRule="auto"/>
      </w:pPr>
      <w:r>
        <w:t>The scope of the present study was to investigate the effects of early environment on lizards’ learning using two closely related species, the delicate skink (</w:t>
      </w:r>
      <w:r>
        <w:rPr>
          <w:i/>
          <w:iCs/>
        </w:rPr>
        <w:t>Lampropholis delicata</w:t>
      </w:r>
      <w:r>
        <w:t>) and the common garden skink (</w:t>
      </w:r>
      <w:r>
        <w:rPr>
          <w:i/>
          <w:iCs/>
        </w:rPr>
        <w:t>L. guichenoti</w:t>
      </w:r>
      <w:r>
        <w:t xml:space="preserve">). In our experiment, we manipulated CORT levels and temperature during incubation, and we then subjected hatched animals to a colour-associative learning task using food as a reward. We expected prenatal CORT and thermal environment to have combined effects on lizards’ performance in the test. However, we did not find any significant effects of the experimental </w:t>
      </w:r>
      <w:ins w:id="138" w:author="Ondi Crino" w:date="2024-09-13T15:18:00Z" w16du:dateUtc="2024-09-13T05:48:00Z">
        <w:r w:rsidR="00BC09C4">
          <w:t>treatments</w:t>
        </w:r>
      </w:ins>
      <w:del w:id="139" w:author="Ondi Crino" w:date="2024-09-13T15:18:00Z" w16du:dateUtc="2024-09-13T05:48:00Z">
        <w:r w:rsidDel="00BC09C4">
          <w:delText>conditions</w:delText>
        </w:r>
      </w:del>
      <w:r>
        <w:t xml:space="preserve">. We found that most individuals from both species learned to associate a colour with a food reward and that the learning process ocurred at the same rate regardless of the early environment, suggesting that learning abilities in these skinks are robust to prenatal CORT and temperature. In adition, we found that the learning rates varied depending on the colour assigned to the correct choice, at least for </w:t>
      </w:r>
      <w:r>
        <w:rPr>
          <w:i/>
          <w:iCs/>
        </w:rPr>
        <w:t>L. delicata</w:t>
      </w:r>
      <w:r>
        <w:t>, with lizards assigned to blue feeders performing worse compared to the red group.</w:t>
      </w:r>
    </w:p>
    <w:p w14:paraId="7956E32D" w14:textId="77777777" w:rsidR="00C66620" w:rsidRDefault="00000000" w:rsidP="00D10D64">
      <w:pPr>
        <w:pStyle w:val="Heading4"/>
        <w:spacing w:line="480" w:lineRule="auto"/>
      </w:pPr>
      <w:bookmarkStart w:id="140" w:name="effect-of-colour-on-learning"/>
      <w:r>
        <w:t>Effect of colour on learning</w:t>
      </w:r>
    </w:p>
    <w:p w14:paraId="1556303C" w14:textId="0F1F55B6" w:rsidR="00C66620" w:rsidRDefault="00000000" w:rsidP="00D10D64">
      <w:pPr>
        <w:pStyle w:val="FirstParagraph"/>
        <w:spacing w:line="480" w:lineRule="auto"/>
      </w:pPr>
      <w:r>
        <w:t xml:space="preserve">The colour of the ramp associated with the attainable cricket (i.e. the correct choice) influences learning slopes in </w:t>
      </w:r>
      <w:r>
        <w:rPr>
          <w:i/>
          <w:iCs/>
        </w:rPr>
        <w:t>L. delicata</w:t>
      </w:r>
      <w:r>
        <w:t xml:space="preserve">, but not </w:t>
      </w:r>
      <w:r>
        <w:rPr>
          <w:i/>
          <w:iCs/>
        </w:rPr>
        <w:t>L. guichenoti</w:t>
      </w:r>
      <w:r>
        <w:t xml:space="preserve">. For </w:t>
      </w:r>
      <w:r>
        <w:rPr>
          <w:i/>
          <w:iCs/>
        </w:rPr>
        <w:t>L. delicata</w:t>
      </w:r>
      <w:r>
        <w:t xml:space="preserve">, </w:t>
      </w:r>
      <w:commentRangeStart w:id="141"/>
      <w:r>
        <w:t xml:space="preserve">performance was proficient </w:t>
      </w:r>
      <w:commentRangeEnd w:id="141"/>
      <w:r w:rsidR="00E21DBF">
        <w:rPr>
          <w:rStyle w:val="CommentReference"/>
          <w:rFonts w:asciiTheme="minorHAnsi" w:hAnsiTheme="minorHAnsi"/>
        </w:rPr>
        <w:lastRenderedPageBreak/>
        <w:commentReference w:id="141"/>
      </w:r>
      <w:r>
        <w:t xml:space="preserve">when the reward was linked to red feeders, but learning slopes for lizards assigned to the </w:t>
      </w:r>
      <w:commentRangeStart w:id="142"/>
      <w:r>
        <w:t>blue condition</w:t>
      </w:r>
      <w:commentRangeEnd w:id="142"/>
      <w:r w:rsidR="00642DC8">
        <w:rPr>
          <w:rStyle w:val="CommentReference"/>
          <w:rFonts w:asciiTheme="minorHAnsi" w:hAnsiTheme="minorHAnsi"/>
        </w:rPr>
        <w:commentReference w:id="142"/>
      </w:r>
      <w:r>
        <w:t xml:space="preserve"> did not differ from zero</w:t>
      </w:r>
      <w:ins w:id="143" w:author="Ondi Crino" w:date="2024-09-13T15:21:00Z" w16du:dateUtc="2024-09-13T05:51:00Z">
        <w:r w:rsidR="00A030C9">
          <w:t xml:space="preserve"> indicating that</w:t>
        </w:r>
        <w:proofErr w:type="gramStart"/>
        <w:r w:rsidR="00A030C9">
          <w:t>…?</w:t>
        </w:r>
      </w:ins>
      <w:r>
        <w:t>.</w:t>
      </w:r>
      <w:proofErr w:type="gramEnd"/>
      <w:r>
        <w:t xml:space="preserve"> In contrast, </w:t>
      </w:r>
      <w:r>
        <w:rPr>
          <w:i/>
          <w:iCs/>
        </w:rPr>
        <w:t>L. guichenoti</w:t>
      </w:r>
      <w:r>
        <w:t xml:space="preserve"> showed similar results in both colour scenarios. This indicates that </w:t>
      </w:r>
      <w:r>
        <w:rPr>
          <w:i/>
          <w:iCs/>
        </w:rPr>
        <w:t>L. delicata</w:t>
      </w:r>
      <w:r>
        <w:t xml:space="preserve"> were not able to associate the blue ramp with the reward. However, our results could be consequence of an initial bias in lizards’ choice. The analyses presented in the supplemenatry material show that, overall, the estimated probability of choosing the correct ramp in the first trial was higher than expected by chance for </w:t>
      </w:r>
      <w:del w:id="144" w:author="Ondi Crino" w:date="2024-09-13T15:21:00Z" w16du:dateUtc="2024-09-13T05:51:00Z">
        <w:r w:rsidDel="00B14753">
          <w:delText>those</w:delText>
        </w:r>
      </w:del>
      <w:r>
        <w:t xml:space="preserve"> animals assigned to</w:t>
      </w:r>
      <w:del w:id="145" w:author="Ondi Crino" w:date="2024-09-13T15:22:00Z" w16du:dateUtc="2024-09-13T05:52:00Z">
        <w:r w:rsidDel="00B14753">
          <w:delText xml:space="preserve"> the</w:delText>
        </w:r>
      </w:del>
      <w:r>
        <w:t xml:space="preserve"> blue </w:t>
      </w:r>
      <w:ins w:id="146" w:author="Ondi Crino" w:date="2024-09-13T15:22:00Z" w16du:dateUtc="2024-09-13T05:52:00Z">
        <w:r w:rsidR="00B14753">
          <w:t>ramps</w:t>
        </w:r>
      </w:ins>
      <w:del w:id="147" w:author="Ondi Crino" w:date="2024-09-13T15:21:00Z" w16du:dateUtc="2024-09-13T05:51:00Z">
        <w:r w:rsidDel="001A03FD">
          <w:delText>condition</w:delText>
        </w:r>
      </w:del>
      <w:r>
        <w:t xml:space="preserve">. Moreover, in those groups where we found that the learning slopes did not differ significantly from zero (see </w:t>
      </w:r>
      <w:hyperlink w:anchor="fig-deli">
        <w:r>
          <w:rPr>
            <w:rStyle w:val="Hyperlink"/>
          </w:rPr>
          <w:t>Fig. 2</w:t>
        </w:r>
      </w:hyperlink>
      <w:r>
        <w:t>), we also observed the highest probability to select blue ramps in the first trial (see Supplementary Material).</w:t>
      </w:r>
    </w:p>
    <w:p w14:paraId="26851D14" w14:textId="69DC9D90" w:rsidR="00C66620" w:rsidRDefault="00000000" w:rsidP="00D10D64">
      <w:pPr>
        <w:pStyle w:val="BodyText"/>
        <w:spacing w:line="480" w:lineRule="auto"/>
      </w:pPr>
      <w:commentRangeStart w:id="148"/>
      <w:r>
        <w:t xml:space="preserve">Because there was a possibility that this bias towards </w:t>
      </w:r>
      <w:commentRangeStart w:id="149"/>
      <w:r>
        <w:t xml:space="preserve">blue feeders </w:t>
      </w:r>
      <w:commentRangeEnd w:id="149"/>
      <w:r w:rsidR="00642DC8">
        <w:rPr>
          <w:rStyle w:val="CommentReference"/>
        </w:rPr>
        <w:commentReference w:id="149"/>
      </w:r>
      <w:r>
        <w:t xml:space="preserve">was a byproduct of the habituation process, we compared the light spectrum and the perceived chromatic differences between the ramps used in the associative task and the ones used during habituation (see Supplementary Material). Since these results show no similarities between the white and blue ramps, we consider the preference towards blue to not be a derivate from our experimental design. </w:t>
      </w:r>
      <w:commentRangeEnd w:id="148"/>
      <w:r w:rsidR="00B02C7E">
        <w:rPr>
          <w:rStyle w:val="CommentReference"/>
        </w:rPr>
        <w:commentReference w:id="148"/>
      </w:r>
      <w:r>
        <w:t xml:space="preserve">Rather, it seems likely that lizards innately prefer the blue feeders. </w:t>
      </w:r>
      <w:del w:id="150" w:author="Ondi Crino" w:date="2024-09-13T15:25:00Z" w16du:dateUtc="2024-09-13T05:55:00Z">
        <w:r w:rsidDel="00B02C7E">
          <w:delText xml:space="preserve">The species confidence hypothesis posits that </w:delText>
        </w:r>
      </w:del>
      <w:ins w:id="151" w:author="Ondi Crino" w:date="2024-09-13T15:24:00Z" w16du:dateUtc="2024-09-13T05:54:00Z">
        <w:r w:rsidR="00B02C7E">
          <w:t xml:space="preserve">Some </w:t>
        </w:r>
      </w:ins>
      <w:r>
        <w:t xml:space="preserve">animals </w:t>
      </w:r>
      <w:del w:id="152" w:author="Ondi Crino" w:date="2024-09-13T15:24:00Z" w16du:dateUtc="2024-09-13T05:54:00Z">
        <w:r w:rsidDel="00B02C7E">
          <w:delText xml:space="preserve">should </w:delText>
        </w:r>
      </w:del>
      <w:r>
        <w:t>bias their attention towards colours they are familiar with (</w:t>
      </w:r>
      <w:hyperlink w:anchor="ref-putman2017fear">
        <w:r>
          <w:rPr>
            <w:rStyle w:val="Hyperlink"/>
          </w:rPr>
          <w:t>Putman et al. 2017</w:t>
        </w:r>
      </w:hyperlink>
      <w:ins w:id="153" w:author="Ondi Crino" w:date="2024-09-13T15:24:00Z" w16du:dateUtc="2024-09-13T05:54:00Z">
        <w:r w:rsidR="00B02C7E">
          <w:rPr>
            <w:rStyle w:val="Hyperlink"/>
          </w:rPr>
          <w:t xml:space="preserve"> – </w:t>
        </w:r>
        <w:commentRangeStart w:id="154"/>
        <w:r w:rsidR="00B02C7E">
          <w:rPr>
            <w:rStyle w:val="Hyperlink"/>
          </w:rPr>
          <w:t>the ‘species confidence hypot</w:t>
        </w:r>
      </w:ins>
      <w:ins w:id="155" w:author="Ondi Crino" w:date="2024-09-13T15:25:00Z" w16du:dateUtc="2024-09-13T05:55:00Z">
        <w:r w:rsidR="00B02C7E">
          <w:rPr>
            <w:rStyle w:val="Hyperlink"/>
          </w:rPr>
          <w:t>hesis”</w:t>
        </w:r>
      </w:ins>
      <w:r>
        <w:t xml:space="preserve">). </w:t>
      </w:r>
      <w:commentRangeEnd w:id="154"/>
      <w:r w:rsidR="00B02C7E">
        <w:rPr>
          <w:rStyle w:val="CommentReference"/>
        </w:rPr>
        <w:commentReference w:id="154"/>
      </w:r>
      <w:r>
        <w:t>For instance, dark and light blue T-shirts were associated with lower flight initiation distances and higher capture rates in Western fence lizards where blue is used in intraspecific communication (</w:t>
      </w:r>
      <w:hyperlink w:anchor="ref-putman2017fear">
        <w:r>
          <w:rPr>
            <w:rStyle w:val="Hyperlink"/>
          </w:rPr>
          <w:t>Putman et al. 2017</w:t>
        </w:r>
      </w:hyperlink>
      <w:r>
        <w:t>). However, to the best of our knowledge, no</w:t>
      </w:r>
      <w:ins w:id="156" w:author="Ondi Crino" w:date="2024-09-13T15:26:00Z" w16du:dateUtc="2024-09-13T05:56:00Z">
        <w:r w:rsidR="00B02C7E">
          <w:t xml:space="preserve"> </w:t>
        </w:r>
      </w:ins>
      <w:r>
        <w:t xml:space="preserve">one has reported a colour bias in </w:t>
      </w:r>
      <w:r>
        <w:rPr>
          <w:i/>
          <w:iCs/>
        </w:rPr>
        <w:t>L. delicata</w:t>
      </w:r>
      <w:r>
        <w:t xml:space="preserve"> or </w:t>
      </w:r>
      <w:r>
        <w:rPr>
          <w:i/>
          <w:iCs/>
        </w:rPr>
        <w:t>L. guichenoti</w:t>
      </w:r>
      <w:r>
        <w:t xml:space="preserve"> before; and blue colouration is not considered to be involved in intraspecific communication in these species Chapple et al. (</w:t>
      </w:r>
      <w:hyperlink w:anchor="ref-chapple_biology_2014">
        <w:r>
          <w:rPr>
            <w:rStyle w:val="Hyperlink"/>
          </w:rPr>
          <w:t>2014</w:t>
        </w:r>
      </w:hyperlink>
      <w:r>
        <w:t xml:space="preserve">). </w:t>
      </w:r>
      <w:ins w:id="157" w:author="Ondi Crino" w:date="2024-09-13T15:26:00Z" w16du:dateUtc="2024-09-13T05:56:00Z">
        <w:r w:rsidR="00212E56">
          <w:t xml:space="preserve">Regardless, our results demonstrate that </w:t>
        </w:r>
        <w:r w:rsidR="00212E56">
          <w:rPr>
            <w:i/>
            <w:iCs/>
          </w:rPr>
          <w:t xml:space="preserve">L. delicata </w:t>
        </w:r>
        <w:r w:rsidR="00212E56">
          <w:t xml:space="preserve">has a </w:t>
        </w:r>
      </w:ins>
      <w:ins w:id="158" w:author="Ondi Crino" w:date="2024-09-13T15:27:00Z" w16du:dateUtc="2024-09-13T05:57:00Z">
        <w:r w:rsidR="00212E56">
          <w:t xml:space="preserve">bias </w:t>
        </w:r>
        <w:r w:rsidR="00212E56">
          <w:lastRenderedPageBreak/>
          <w:t xml:space="preserve">toward blue </w:t>
        </w:r>
        <w:proofErr w:type="spellStart"/>
        <w:r w:rsidR="00212E56">
          <w:t>colours</w:t>
        </w:r>
        <w:proofErr w:type="spellEnd"/>
        <w:r w:rsidR="00891A77">
          <w:t xml:space="preserve"> and </w:t>
        </w:r>
      </w:ins>
      <w:ins w:id="159" w:author="Ondi Crino" w:date="2024-09-13T15:28:00Z" w16du:dateUtc="2024-09-13T05:58:00Z">
        <w:r w:rsidR="00103936">
          <w:t xml:space="preserve">highlights the need to </w:t>
        </w:r>
      </w:ins>
      <w:ins w:id="160" w:author="Ondi Crino" w:date="2024-09-13T15:27:00Z" w16du:dateUtc="2024-09-13T05:57:00Z">
        <w:r w:rsidR="00BA76F6">
          <w:t xml:space="preserve">consider </w:t>
        </w:r>
      </w:ins>
      <w:del w:id="161" w:author="Ondi Crino" w:date="2024-09-13T15:27:00Z" w16du:dateUtc="2024-09-13T05:57:00Z">
        <w:r w:rsidDel="00BA76F6">
          <w:delText>Still, we recommend to select care</w:delText>
        </w:r>
      </w:del>
      <w:del w:id="162" w:author="Ondi Crino" w:date="2024-09-13T15:28:00Z" w16du:dateUtc="2024-09-13T05:58:00Z">
        <w:r w:rsidDel="00BA76F6">
          <w:delText>fully</w:delText>
        </w:r>
      </w:del>
      <w:r>
        <w:t xml:space="preserve"> the </w:t>
      </w:r>
      <w:proofErr w:type="spellStart"/>
      <w:r>
        <w:t>colours</w:t>
      </w:r>
      <w:proofErr w:type="spellEnd"/>
      <w:r>
        <w:t xml:space="preserve"> </w:t>
      </w:r>
      <w:ins w:id="163" w:author="Ondi Crino" w:date="2024-09-13T15:28:00Z" w16du:dateUtc="2024-09-13T05:58:00Z">
        <w:r w:rsidR="00103936">
          <w:t xml:space="preserve">used </w:t>
        </w:r>
      </w:ins>
      <w:del w:id="164" w:author="Ondi Crino" w:date="2024-09-13T15:28:00Z" w16du:dateUtc="2024-09-13T05:58:00Z">
        <w:r w:rsidDel="00103936">
          <w:delText xml:space="preserve">employed </w:delText>
        </w:r>
      </w:del>
      <w:r>
        <w:t xml:space="preserve">in associative </w:t>
      </w:r>
      <w:ins w:id="165" w:author="Ondi Crino" w:date="2024-09-13T15:29:00Z" w16du:dateUtc="2024-09-13T05:59:00Z">
        <w:r w:rsidR="00103936">
          <w:t>learning paradigms</w:t>
        </w:r>
      </w:ins>
      <w:del w:id="166" w:author="Ondi Crino" w:date="2024-09-13T15:29:00Z" w16du:dateUtc="2024-09-13T05:59:00Z">
        <w:r w:rsidDel="00103936">
          <w:delText>tasks when relying on visual stimuli</w:delText>
        </w:r>
      </w:del>
      <w:r>
        <w:t xml:space="preserve">. </w:t>
      </w:r>
      <w:ins w:id="167" w:author="Ondi Crino" w:date="2024-09-13T15:29:00Z" w16du:dateUtc="2024-09-13T05:59:00Z">
        <w:r w:rsidR="005E5986">
          <w:t xml:space="preserve">To account for this </w:t>
        </w:r>
        <w:proofErr w:type="spellStart"/>
        <w:r w:rsidR="005E5986">
          <w:t>colour</w:t>
        </w:r>
        <w:proofErr w:type="spellEnd"/>
        <w:r w:rsidR="005E5986">
          <w:t xml:space="preserve"> bias, we analyzed data from </w:t>
        </w:r>
      </w:ins>
      <w:del w:id="168" w:author="Ondi Crino" w:date="2024-09-13T15:29:00Z" w16du:dateUtc="2024-09-13T05:59:00Z">
        <w:r w:rsidDel="005E5986">
          <w:delText>Despite this, when</w:delText>
        </w:r>
      </w:del>
      <w:r>
        <w:t xml:space="preserve"> lizards assigned to blue or red </w:t>
      </w:r>
      <w:ins w:id="169" w:author="Ondi Crino" w:date="2024-09-13T15:29:00Z" w16du:dateUtc="2024-09-13T05:59:00Z">
        <w:r w:rsidR="005E5986">
          <w:t xml:space="preserve">feeders </w:t>
        </w:r>
      </w:ins>
      <w:del w:id="170" w:author="Ondi Crino" w:date="2024-09-13T15:29:00Z" w16du:dateUtc="2024-09-13T05:59:00Z">
        <w:r w:rsidDel="005E5986">
          <w:delText xml:space="preserve">were analysed </w:delText>
        </w:r>
      </w:del>
      <w:r>
        <w:t>separately</w:t>
      </w:r>
      <w:ins w:id="171" w:author="Ondi Crino" w:date="2024-09-13T15:30:00Z" w16du:dateUtc="2024-09-13T06:00:00Z">
        <w:r w:rsidR="008146E7">
          <w:t xml:space="preserve"> and found no effects of development treatments on learning </w:t>
        </w:r>
        <w:r w:rsidR="00417F73">
          <w:t xml:space="preserve">in both species. </w:t>
        </w:r>
      </w:ins>
      <w:del w:id="172" w:author="Ondi Crino" w:date="2024-09-13T15:30:00Z" w16du:dateUtc="2024-09-13T06:00:00Z">
        <w:r w:rsidDel="00417F73">
          <w:delText>, the between treatments comparissons remain the same in both conditions and species.</w:delText>
        </w:r>
      </w:del>
    </w:p>
    <w:p w14:paraId="5BB95358" w14:textId="77777777" w:rsidR="00C66620" w:rsidRDefault="00000000" w:rsidP="00D10D64">
      <w:pPr>
        <w:pStyle w:val="Heading4"/>
        <w:spacing w:line="480" w:lineRule="auto"/>
      </w:pPr>
      <w:bookmarkStart w:id="173" w:name="effect-of-prenatal-cort-on-learning"/>
      <w:bookmarkEnd w:id="140"/>
      <w:r>
        <w:t>Effect of prenatal CORT on learning</w:t>
      </w:r>
    </w:p>
    <w:p w14:paraId="6FBF30F4" w14:textId="71938F5E" w:rsidR="00C66620" w:rsidRDefault="00B54C7A" w:rsidP="00D10D64">
      <w:pPr>
        <w:pStyle w:val="FirstParagraph"/>
        <w:spacing w:line="480" w:lineRule="auto"/>
      </w:pPr>
      <w:ins w:id="174" w:author="Ondi Crino" w:date="2024-09-13T15:40:00Z" w16du:dateUtc="2024-09-13T06:10:00Z">
        <w:r>
          <w:t xml:space="preserve">We predicted that </w:t>
        </w:r>
      </w:ins>
      <w:del w:id="175" w:author="Ondi Crino" w:date="2024-09-13T15:40:00Z" w16du:dateUtc="2024-09-13T06:10:00Z">
        <w:r w:rsidR="00000000" w:rsidDel="00B54C7A">
          <w:delText>P</w:delText>
        </w:r>
      </w:del>
      <w:ins w:id="176" w:author="Ondi Crino" w:date="2024-09-13T15:40:00Z" w16du:dateUtc="2024-09-13T06:10:00Z">
        <w:r>
          <w:t>p</w:t>
        </w:r>
      </w:ins>
      <w:r w:rsidR="00000000">
        <w:t xml:space="preserve">renatal CORT </w:t>
      </w:r>
      <w:ins w:id="177" w:author="Ondi Crino" w:date="2024-09-13T15:40:00Z" w16du:dateUtc="2024-09-13T06:10:00Z">
        <w:r w:rsidR="009B050E">
          <w:t>wo</w:t>
        </w:r>
      </w:ins>
      <w:ins w:id="178" w:author="Ondi Crino" w:date="2024-09-13T15:41:00Z" w16du:dateUtc="2024-09-13T06:11:00Z">
        <w:r w:rsidR="009B050E">
          <w:t xml:space="preserve">uld decrease learning ability in lizards based on past research </w:t>
        </w:r>
      </w:ins>
      <w:del w:id="179" w:author="Ondi Crino" w:date="2024-09-13T15:41:00Z" w16du:dateUtc="2024-09-13T06:11:00Z">
        <w:r w:rsidR="00000000" w:rsidDel="009B050E">
          <w:delText xml:space="preserve">was expected to have a negative effect on learning, declining CORT-treated lizards performance in the learning task </w:delText>
        </w:r>
      </w:del>
      <w:r w:rsidR="00000000">
        <w:t>(</w:t>
      </w:r>
      <w:hyperlink w:anchor="ref-lemaire_prenatal_2000">
        <w:r w:rsidR="00000000">
          <w:rPr>
            <w:rStyle w:val="Hyperlink"/>
          </w:rPr>
          <w:t>Lemaire et al. 2000</w:t>
        </w:r>
      </w:hyperlink>
      <w:r w:rsidR="00000000">
        <w:t xml:space="preserve">; </w:t>
      </w:r>
      <w:hyperlink w:anchor="ref-zhu_prenatal_2004">
        <w:r w:rsidR="00000000">
          <w:rPr>
            <w:rStyle w:val="Hyperlink"/>
          </w:rPr>
          <w:t>Zhu et al. 2004</w:t>
        </w:r>
      </w:hyperlink>
      <w:r w:rsidR="00000000">
        <w:t xml:space="preserve">; </w:t>
      </w:r>
      <w:hyperlink w:anchor="ref-eaton2015mild">
        <w:r w:rsidR="00000000">
          <w:rPr>
            <w:rStyle w:val="Hyperlink"/>
          </w:rPr>
          <w:t>Eaton et al. 2015</w:t>
        </w:r>
      </w:hyperlink>
      <w:r w:rsidR="00000000">
        <w:t xml:space="preserve">; </w:t>
      </w:r>
      <w:hyperlink w:anchor="ref-farrell_developmental_2015-learn">
        <w:r w:rsidR="00000000">
          <w:rPr>
            <w:rStyle w:val="Hyperlink"/>
          </w:rPr>
          <w:t>Farrell et al. 2015</w:t>
        </w:r>
      </w:hyperlink>
      <w:r w:rsidR="00000000">
        <w:t xml:space="preserve">; </w:t>
      </w:r>
      <w:hyperlink w:anchor="ref-bebus_associative_2016">
        <w:r w:rsidR="00000000">
          <w:rPr>
            <w:rStyle w:val="Hyperlink"/>
          </w:rPr>
          <w:t>Bebus et al. 2016</w:t>
        </w:r>
      </w:hyperlink>
      <w:r w:rsidR="00000000">
        <w:t xml:space="preserve">). However, we </w:t>
      </w:r>
      <w:ins w:id="180" w:author="Ondi Crino" w:date="2024-09-13T15:41:00Z" w16du:dateUtc="2024-09-13T06:11:00Z">
        <w:r w:rsidR="008C6F56">
          <w:t xml:space="preserve">found that CORT treatment </w:t>
        </w:r>
      </w:ins>
      <w:r w:rsidR="00000000">
        <w:t xml:space="preserve">did not </w:t>
      </w:r>
      <w:ins w:id="181" w:author="Ondi Crino" w:date="2024-09-13T15:42:00Z" w16du:dateUtc="2024-09-13T06:12:00Z">
        <w:r w:rsidR="008C6F56">
          <w:t xml:space="preserve">affect learning ability in either species. </w:t>
        </w:r>
      </w:ins>
      <w:del w:id="182" w:author="Ondi Crino" w:date="2024-09-13T15:42:00Z" w16du:dateUtc="2024-09-13T06:12:00Z">
        <w:r w:rsidR="00000000" w:rsidDel="008C6F56">
          <w:delText>find any</w:delText>
        </w:r>
      </w:del>
      <w:del w:id="183" w:author="Ondi Crino" w:date="2024-09-13T15:41:00Z" w16du:dateUtc="2024-09-13T06:11:00Z">
        <w:r w:rsidR="00000000" w:rsidDel="009B050E">
          <w:delText xml:space="preserve"> significant</w:delText>
        </w:r>
      </w:del>
      <w:del w:id="184" w:author="Ondi Crino" w:date="2024-09-13T15:42:00Z" w16du:dateUtc="2024-09-13T06:12:00Z">
        <w:r w:rsidR="00000000" w:rsidDel="008C6F56">
          <w:delText xml:space="preserve"> difference between hormone treatments in none of the two species.</w:delText>
        </w:r>
      </w:del>
      <w:r w:rsidR="00000000">
        <w:t xml:space="preserve"> Our results are consistent with other experiments that showed no effect of prenatal GCs on learning abilities (</w:t>
      </w:r>
      <w:hyperlink w:anchor="ref-szuran_water_1994">
        <w:r w:rsidR="00000000">
          <w:rPr>
            <w:rStyle w:val="Hyperlink"/>
          </w:rPr>
          <w:t>Szuran et al. 1994</w:t>
        </w:r>
      </w:hyperlink>
      <w:r w:rsidR="00000000">
        <w:t xml:space="preserve">; </w:t>
      </w:r>
      <w:hyperlink w:anchor="ref-bebus_associative_2016">
        <w:r w:rsidR="00000000">
          <w:rPr>
            <w:rStyle w:val="Hyperlink"/>
          </w:rPr>
          <w:t>Bebus et al. 2016</w:t>
        </w:r>
      </w:hyperlink>
      <w:r w:rsidR="00000000">
        <w:t>). In this sense, GCs are known to have hormetic effects, with low or short exposure to GCs improving performance in learning tasks, and high levels impairing proficiency (</w:t>
      </w:r>
      <w:hyperlink w:anchor="ref-du_dynamic_2009">
        <w:r w:rsidR="00000000">
          <w:rPr>
            <w:rStyle w:val="Hyperlink"/>
          </w:rPr>
          <w:t>Du et al. 2009</w:t>
        </w:r>
      </w:hyperlink>
      <w:r w:rsidR="00000000">
        <w:t xml:space="preserve">; </w:t>
      </w:r>
      <w:hyperlink w:anchor="ref-mcewen_brain_2012">
        <w:r w:rsidR="00000000">
          <w:rPr>
            <w:rStyle w:val="Hyperlink"/>
          </w:rPr>
          <w:t>McEwen 2012</w:t>
        </w:r>
      </w:hyperlink>
      <w:r w:rsidR="00000000">
        <w:t xml:space="preserve">). When using the same dose and application methods in eggs of </w:t>
      </w:r>
      <w:r w:rsidR="00000000">
        <w:rPr>
          <w:i/>
          <w:iCs/>
        </w:rPr>
        <w:t>L. delicata</w:t>
      </w:r>
      <w:r w:rsidR="00000000">
        <w:t>, Crino et al. (</w:t>
      </w:r>
      <w:hyperlink w:anchor="ref-crino2024eggs">
        <w:r w:rsidR="00000000">
          <w:rPr>
            <w:rStyle w:val="Hyperlink"/>
          </w:rPr>
          <w:t>2024</w:t>
        </w:r>
      </w:hyperlink>
      <w:r w:rsidR="00000000">
        <w:t>) found CORT treatment had sustained effects on growth, mitochondrial activity, and baseline CORT levels; a</w:t>
      </w:r>
      <w:commentRangeStart w:id="185"/>
      <w:r w:rsidR="00000000">
        <w:t xml:space="preserve">nd their findings also aligned with the predictions expected under high GCs elevations. This suggests that the absence of effects on learning abilities are not due to methodological caveats, but rather to </w:t>
      </w:r>
      <w:r w:rsidR="00000000">
        <w:rPr>
          <w:i/>
          <w:iCs/>
        </w:rPr>
        <w:t>L. delicata</w:t>
      </w:r>
      <w:r w:rsidR="00000000">
        <w:t xml:space="preserve"> and </w:t>
      </w:r>
      <w:r w:rsidR="00000000">
        <w:rPr>
          <w:i/>
          <w:iCs/>
        </w:rPr>
        <w:t>L. guichenoti</w:t>
      </w:r>
      <w:r w:rsidR="00000000">
        <w:t>’s brain being robust to CORT elevations during development</w:t>
      </w:r>
      <w:commentRangeEnd w:id="185"/>
      <w:r w:rsidR="00CD6CB9">
        <w:rPr>
          <w:rStyle w:val="CommentReference"/>
          <w:rFonts w:asciiTheme="minorHAnsi" w:hAnsiTheme="minorHAnsi"/>
        </w:rPr>
        <w:commentReference w:id="185"/>
      </w:r>
      <w:r w:rsidR="00000000">
        <w:t>. However, since dose effects can differ between tissues (</w:t>
      </w:r>
      <w:hyperlink w:anchor="ref-lemaire_prenatal_2000">
        <w:r w:rsidR="00000000">
          <w:rPr>
            <w:rStyle w:val="Hyperlink"/>
          </w:rPr>
          <w:t xml:space="preserve">Lemaire et al. </w:t>
        </w:r>
        <w:r w:rsidR="00000000">
          <w:rPr>
            <w:rStyle w:val="Hyperlink"/>
          </w:rPr>
          <w:lastRenderedPageBreak/>
          <w:t>2000</w:t>
        </w:r>
      </w:hyperlink>
      <w:r w:rsidR="00000000">
        <w:t xml:space="preserve">), </w:t>
      </w:r>
      <w:commentRangeStart w:id="186"/>
      <w:r w:rsidR="00000000">
        <w:t>we cannot dismiss the possibility that our concentrations failed to elicit changes to the brain that would result in impaired learning.</w:t>
      </w:r>
      <w:commentRangeEnd w:id="186"/>
      <w:r w:rsidR="00CD6CB9">
        <w:rPr>
          <w:rStyle w:val="CommentReference"/>
          <w:rFonts w:asciiTheme="minorHAnsi" w:hAnsiTheme="minorHAnsi"/>
        </w:rPr>
        <w:commentReference w:id="186"/>
      </w:r>
    </w:p>
    <w:p w14:paraId="14C6069E" w14:textId="77777777" w:rsidR="00C66620" w:rsidRDefault="00000000" w:rsidP="00D10D64">
      <w:pPr>
        <w:pStyle w:val="BodyText"/>
        <w:spacing w:line="480" w:lineRule="auto"/>
      </w:pPr>
      <w:r>
        <w:t>Conversely, the absence of significant effects of prenatal CORT on learning could be due to the cognitive task employed, as some studies show that the impact of GCs can vary between brain regions (</w:t>
      </w:r>
      <w:hyperlink w:anchor="ref-lemaire_prenatal_2000">
        <w:r>
          <w:rPr>
            <w:rStyle w:val="Hyperlink"/>
          </w:rPr>
          <w:t>Lemaire et al. 2000</w:t>
        </w:r>
      </w:hyperlink>
      <w:r>
        <w:t>). GCs action involve genomic and nongenomic mechanisms that implicate different types of receptors that can be distributed unevenly in the various regions of the brain (</w:t>
      </w:r>
      <w:hyperlink w:anchor="ref-mcewen_brain_2012">
        <w:r>
          <w:rPr>
            <w:rStyle w:val="Hyperlink"/>
          </w:rPr>
          <w:t>McEwen 2012</w:t>
        </w:r>
      </w:hyperlink>
      <w:r>
        <w:t>), and may be related to the learning performance in distinct tasks. For instance, in European starlings, males stressed during early stages of development performed worse in a visual associative learning task, but show no differences with control birds when the stimuli tested was acoustic (</w:t>
      </w:r>
      <w:hyperlink w:anchor="ref-farrell_developmental_2015-learn">
        <w:r>
          <w:rPr>
            <w:rStyle w:val="Hyperlink"/>
          </w:rPr>
          <w:t>Farrell et al. 2015</w:t>
        </w:r>
      </w:hyperlink>
      <w:r>
        <w:t>). Similarly, while Scrub-jays that had lower CORT levels as nestlings performed better on an associative learning test as adults, but not on a reversal learning task (</w:t>
      </w:r>
      <w:hyperlink w:anchor="ref-bebus_associative_2016">
        <w:r>
          <w:rPr>
            <w:rStyle w:val="Hyperlink"/>
          </w:rPr>
          <w:t>Bebus et al. 2016</w:t>
        </w:r>
      </w:hyperlink>
      <w:r>
        <w:t>). We must acknowledge the possibility that prenatal CORT does not affect the brain regions involved in coding associative learning in these species, and future studies should focus on examining the effect of early-life stress on different cognitive domains.</w:t>
      </w:r>
    </w:p>
    <w:p w14:paraId="0BF88630" w14:textId="77777777" w:rsidR="00C66620" w:rsidRDefault="00000000" w:rsidP="00D10D64">
      <w:pPr>
        <w:pStyle w:val="Heading4"/>
        <w:spacing w:line="480" w:lineRule="auto"/>
      </w:pPr>
      <w:bookmarkStart w:id="187" w:name="Xe17b22cfc8e39f3e9bcea1149ee25d7780ee687"/>
      <w:bookmarkEnd w:id="173"/>
      <w:r>
        <w:t>Effect of incubation temperature on learning</w:t>
      </w:r>
    </w:p>
    <w:p w14:paraId="5840880C" w14:textId="77777777" w:rsidR="00C66620" w:rsidRDefault="00000000" w:rsidP="00D10D64">
      <w:pPr>
        <w:pStyle w:val="FirstParagraph"/>
        <w:spacing w:line="480" w:lineRule="auto"/>
      </w:pPr>
      <w:r>
        <w:t>We also expected hot-incubated lizards to perform better in the associative learning task, since most of the studies demonstrate enhanced learning abilities when eggs are incubated at higher temperatures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Furthermore, the opposite pattern was found only in studies that employed temperatures far above the natural thermal range of the species in their hot treatments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and it is unclear how such conditions relate to wild environments. In </w:t>
      </w:r>
      <w:r>
        <w:rPr>
          <w:i/>
          <w:iCs/>
        </w:rPr>
        <w:t xml:space="preserve">L. </w:t>
      </w:r>
      <w:r>
        <w:rPr>
          <w:i/>
          <w:iCs/>
        </w:rPr>
        <w:lastRenderedPageBreak/>
        <w:t>delicata</w:t>
      </w:r>
      <w:r>
        <w:t xml:space="preserve"> and </w:t>
      </w:r>
      <w:r>
        <w:rPr>
          <w:i/>
          <w:iCs/>
        </w:rPr>
        <w:t>L. guichenoti</w:t>
      </w:r>
      <w:r>
        <w:t xml:space="preserve">, associative learning appears to be robust to incubation temperature. Our results, therefore, do not align with the outcome observed in previous experiment. However, the effect of prenatal temperature in cognition, and brain physiology and structure has been investigated only in a small number of species (see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limiting our understanding on how thermal early environment can affect cognitive abilities.</w:t>
      </w:r>
    </w:p>
    <w:p w14:paraId="3EB01F6F" w14:textId="77777777" w:rsidR="00C66620" w:rsidRDefault="00000000" w:rsidP="00D10D64">
      <w:pPr>
        <w:pStyle w:val="BodyText"/>
        <w:spacing w:line="480" w:lineRule="auto"/>
      </w:pPr>
      <w:r>
        <w:t>In our analyses, we did not include sex as a factor for several reasons: first, lizads were tested before sexual maduration; and second, previous studies have found weak evidence for sex-dependent learning in reptiles (</w:t>
      </w:r>
      <w:hyperlink w:anchor="ref-szabo_sex_meta">
        <w:r>
          <w:rPr>
            <w:rStyle w:val="Hyperlink"/>
          </w:rPr>
          <w:t>Szabo 2019</w:t>
        </w:r>
      </w:hyperlink>
      <w:r>
        <w:t>). In fact, incubation temperature was not sex-depedent when learning abilities were tested in the Eastern three-lined skink (</w:t>
      </w:r>
      <w:r>
        <w:rPr>
          <w:i/>
          <w:iCs/>
        </w:rPr>
        <w:t>Bassiana dupeyerri</w:t>
      </w:r>
      <w:r>
        <w:t>) (</w:t>
      </w:r>
      <w:hyperlink w:anchor="ref-amiel_hotter_2012">
        <w:r>
          <w:rPr>
            <w:rStyle w:val="Hyperlink"/>
          </w:rPr>
          <w:t>Amiel and Shine 2012</w:t>
        </w:r>
      </w:hyperlink>
      <w:r>
        <w:t xml:space="preserve">; </w:t>
      </w:r>
      <w:hyperlink w:anchor="ref-clark_colour_2014">
        <w:r>
          <w:rPr>
            <w:rStyle w:val="Hyperlink"/>
          </w:rPr>
          <w:t>Clark et al. 2014</w:t>
        </w:r>
      </w:hyperlink>
      <w:r>
        <w:t>). However, there is previous evidence for interactive effects of incubation temperature and sex on brain physiology in other species of reptiles (</w:t>
      </w:r>
      <w:hyperlink w:anchor="ref-coomber_independent_1997">
        <w:r>
          <w:rPr>
            <w:rStyle w:val="Hyperlink"/>
          </w:rPr>
          <w:t>Coomber et al. 1997</w:t>
        </w:r>
      </w:hyperlink>
      <w:r>
        <w:t xml:space="preserve">; </w:t>
      </w:r>
      <w:hyperlink w:anchor="ref-sakata_neural_2000">
        <w:r>
          <w:rPr>
            <w:rStyle w:val="Hyperlink"/>
          </w:rPr>
          <w:t>Sakata et al. 2000</w:t>
        </w:r>
      </w:hyperlink>
      <w:r>
        <w:t xml:space="preserve">). Furthermore, in </w:t>
      </w:r>
      <w:r>
        <w:rPr>
          <w:i/>
          <w:iCs/>
        </w:rPr>
        <w:t>B. dupeyerri</w:t>
      </w:r>
      <w:r>
        <w:t xml:space="preserve"> exposure to cold temperatures during incubation can induce sex-reversal, where individuals under cold incubation temepratures develop male phenotypes while retaining female genotypes (</w:t>
      </w:r>
      <w:hyperlink w:anchor="ref-dissanayake2021effects">
        <w:r>
          <w:rPr>
            <w:rStyle w:val="Hyperlink"/>
          </w:rPr>
          <w:t>Dissanayake et al. 2021</w:t>
        </w:r>
      </w:hyperlink>
      <w:r>
        <w:t>). Such effects were not easily accounted for in these experiments making it challenging to understand whether sex or temperature was the cause of learning differences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Similarly, not accounting for sex in our analyses could be masking potential interactions between temperature and sex in shaping learning abilities. Future research should investigate the potential interactive impacts of sex and incubation temperature on </w:t>
      </w:r>
      <w:r>
        <w:lastRenderedPageBreak/>
        <w:t>cognitive abilities. Nevertheless, conducting such studies poses challenges due to the substantial sample sizes necessary.</w:t>
      </w:r>
    </w:p>
    <w:p w14:paraId="05B2AE75" w14:textId="77777777" w:rsidR="00C66620" w:rsidRDefault="00000000" w:rsidP="00D10D64">
      <w:pPr>
        <w:pStyle w:val="Heading4"/>
        <w:spacing w:line="480" w:lineRule="auto"/>
      </w:pPr>
      <w:bookmarkStart w:id="188" w:name="learning-rates-between-species"/>
      <w:bookmarkEnd w:id="187"/>
      <w:r>
        <w:t>Learning rates between species</w:t>
      </w:r>
    </w:p>
    <w:p w14:paraId="32DB7CC5" w14:textId="77777777" w:rsidR="00C66620" w:rsidRDefault="00000000" w:rsidP="00D10D64">
      <w:pPr>
        <w:pStyle w:val="FirstParagraph"/>
        <w:spacing w:line="480" w:lineRule="auto"/>
      </w:pPr>
      <w:r>
        <w:t xml:space="preserve">We did not see any significant difference in learning rates when both species were compared. This result is in line with previous studies that found similar learning abilities in </w:t>
      </w:r>
      <w:r>
        <w:rPr>
          <w:i/>
          <w:iCs/>
        </w:rPr>
        <w:t>L. delicata</w:t>
      </w:r>
      <w:r>
        <w:t xml:space="preserve"> and </w:t>
      </w:r>
      <w:r>
        <w:rPr>
          <w:i/>
          <w:iCs/>
        </w:rPr>
        <w:t>L. guichenoti</w:t>
      </w:r>
      <w:r>
        <w:t xml:space="preserve"> (</w:t>
      </w:r>
      <w:hyperlink w:anchor="ref-bezzina2014does">
        <w:r>
          <w:rPr>
            <w:rStyle w:val="Hyperlink"/>
          </w:rPr>
          <w:t>Bezzina et al. 2014</w:t>
        </w:r>
      </w:hyperlink>
      <w:r>
        <w:t>). In the experiment conducted by Bezzina et al. (</w:t>
      </w:r>
      <w:hyperlink w:anchor="ref-bezzina2014does">
        <w:r>
          <w:rPr>
            <w:rStyle w:val="Hyperlink"/>
          </w:rPr>
          <w:t>2014</w:t>
        </w:r>
      </w:hyperlink>
      <w:r>
        <w:t>), both species failed to complete the associative learning task under the authors’ criterion, while in our experiment both species completed the task, exhibiting similar learning rates. Complexity, experimental design, or the criterion employed to define learning could be tha major cause of the discrepancies between ours and Bezzina et al. (</w:t>
      </w:r>
      <w:hyperlink w:anchor="ref-bezzina2014does">
        <w:r>
          <w:rPr>
            <w:rStyle w:val="Hyperlink"/>
          </w:rPr>
          <w:t>2014</w:t>
        </w:r>
      </w:hyperlink>
      <w:r>
        <w:t>)’s findings. Developing common strategies and approaches to assess learning in animals could help understand how learning abilities are shaped in different taxa or under different environments.</w:t>
      </w:r>
    </w:p>
    <w:p w14:paraId="294E693C" w14:textId="77777777" w:rsidR="00C66620" w:rsidRDefault="00000000" w:rsidP="00D10D64">
      <w:pPr>
        <w:pStyle w:val="Heading4"/>
        <w:spacing w:line="480" w:lineRule="auto"/>
      </w:pPr>
      <w:bookmarkStart w:id="189" w:name="conclusion"/>
      <w:bookmarkEnd w:id="188"/>
      <w:r>
        <w:t>Conclusion</w:t>
      </w:r>
    </w:p>
    <w:p w14:paraId="4027EA34" w14:textId="77777777" w:rsidR="00C66620" w:rsidRDefault="00000000" w:rsidP="00D10D64">
      <w:pPr>
        <w:pStyle w:val="FirstParagraph"/>
        <w:spacing w:line="480" w:lineRule="auto"/>
      </w:pPr>
      <w:r>
        <w:t xml:space="preserve">Our results revealed that lizards completed the associative learning task at similar rates, with no significant differences observed between species or treatments. This outcome contrasts with our initial predictions, suggesting that the learning abilities of both species are resilient to the early environmental influences examined. Our findings indicate that the learning skills of these lizards may be more robust than anticipated under varying early life conditions. We also found significant effects of the colour employed in the task on learning rates in </w:t>
      </w:r>
      <w:r>
        <w:rPr>
          <w:i/>
          <w:iCs/>
        </w:rPr>
        <w:t>L. delicata</w:t>
      </w:r>
      <w:r>
        <w:t xml:space="preserve">, but not in </w:t>
      </w:r>
      <w:r>
        <w:rPr>
          <w:i/>
          <w:iCs/>
        </w:rPr>
        <w:t>L. guichenoti</w:t>
      </w:r>
      <w:r>
        <w:t>. These results seem to be consequence of an innate colour bias, and highlights the importance of carefully selecting the colour employed when testing cognition using visual stimuli.</w:t>
      </w:r>
    </w:p>
    <w:p w14:paraId="5650AAB3" w14:textId="77777777" w:rsidR="00C66620" w:rsidRDefault="00000000" w:rsidP="00D10D64">
      <w:pPr>
        <w:pStyle w:val="BodyText"/>
        <w:spacing w:line="480" w:lineRule="auto"/>
      </w:pPr>
      <w:r>
        <w:lastRenderedPageBreak/>
        <w:t>Future research should continue exploring the potential effects of prenatal corticosterone (CORT) and temperature on cognitive function, but with a focus on interactions between early environmental factors and sex, as well as the specific nature of the cognitive tasks employed. Furthermore, it is crucial to explore how these treatments influence brain function at a neurological level. Investigating these aspects will help us understand the cognitive and physiological mechanisms underpinning adaptability in these species and offer insights into how early developmental factors shape long-term cognitive outcomes.</w:t>
      </w:r>
    </w:p>
    <w:p w14:paraId="6FB17EC0" w14:textId="77777777" w:rsidR="00C66620" w:rsidRDefault="00000000" w:rsidP="00D10D64">
      <w:pPr>
        <w:pStyle w:val="Heading2"/>
        <w:spacing w:line="480" w:lineRule="auto"/>
      </w:pPr>
      <w:bookmarkStart w:id="190" w:name="data-accessibility"/>
      <w:bookmarkEnd w:id="137"/>
      <w:bookmarkEnd w:id="189"/>
      <w:r>
        <w:t>Data accessibility</w:t>
      </w:r>
    </w:p>
    <w:p w14:paraId="075870E8" w14:textId="77777777" w:rsidR="00C66620" w:rsidRDefault="00000000" w:rsidP="00D10D64">
      <w:pPr>
        <w:pStyle w:val="FirstParagraph"/>
        <w:spacing w:line="480" w:lineRule="auto"/>
      </w:pPr>
      <w:r>
        <w:t xml:space="preserve">All data, data description, and R code are available in public repository </w:t>
      </w:r>
      <w:hyperlink r:id="rId14">
        <w:r>
          <w:rPr>
            <w:rStyle w:val="Hyperlink"/>
          </w:rPr>
          <w:t>https://github.com/Pablo-Recio/CORT_Temp_learning</w:t>
        </w:r>
      </w:hyperlink>
      <w:r>
        <w:t>.</w:t>
      </w:r>
    </w:p>
    <w:p w14:paraId="66F02FFF" w14:textId="77777777" w:rsidR="00C66620" w:rsidRDefault="00000000" w:rsidP="00D10D64">
      <w:pPr>
        <w:pStyle w:val="Heading2"/>
        <w:spacing w:line="480" w:lineRule="auto"/>
      </w:pPr>
      <w:bookmarkStart w:id="191" w:name="satements-and-declarations"/>
      <w:bookmarkEnd w:id="190"/>
      <w:r>
        <w:t>Satements and declarations</w:t>
      </w:r>
    </w:p>
    <w:p w14:paraId="276E40ED" w14:textId="77777777" w:rsidR="00C66620" w:rsidRDefault="00000000" w:rsidP="00D10D64">
      <w:pPr>
        <w:pStyle w:val="Heading4"/>
        <w:spacing w:line="480" w:lineRule="auto"/>
      </w:pPr>
      <w:bookmarkStart w:id="192" w:name="competing-interests"/>
      <w:r>
        <w:t>Competing Interests</w:t>
      </w:r>
    </w:p>
    <w:p w14:paraId="4BBD7E2B" w14:textId="77777777" w:rsidR="00C66620" w:rsidRDefault="00000000" w:rsidP="00D10D64">
      <w:pPr>
        <w:pStyle w:val="FirstParagraph"/>
        <w:spacing w:line="480" w:lineRule="auto"/>
      </w:pPr>
      <w:r>
        <w:t>We declare we have no competing interests #### Conflict of Interest We declare we have no conflict of interest #### Ethical Approval All experimental procedures and laboratory housing complied with Australian law and were approved by the Australian National University Animal Experimentation Ethics Committee (A2022_33).</w:t>
      </w:r>
    </w:p>
    <w:p w14:paraId="3F9E08B2" w14:textId="77777777" w:rsidR="00C66620" w:rsidRDefault="00000000" w:rsidP="00D10D64">
      <w:pPr>
        <w:pStyle w:val="Heading2"/>
        <w:spacing w:line="480" w:lineRule="auto"/>
      </w:pPr>
      <w:bookmarkStart w:id="193" w:name="authors-contributions"/>
      <w:bookmarkEnd w:id="191"/>
      <w:bookmarkEnd w:id="192"/>
      <w:r>
        <w:t>Authors’ contributions</w:t>
      </w:r>
    </w:p>
    <w:p w14:paraId="2CC05CAC" w14:textId="77777777" w:rsidR="00C66620" w:rsidRDefault="00000000" w:rsidP="00D10D64">
      <w:pPr>
        <w:pStyle w:val="FirstParagraph"/>
        <w:spacing w:line="480" w:lineRule="auto"/>
      </w:pPr>
      <w:r>
        <w:t xml:space="preserve">P.R.: conceptualization, methodology, data collection, data curation, formal analysis, writing—original draft, writing—review and editing; D.C.L.: data collection, writing—review and editing; O.C.: conceptualization, methodology, writing—review and editing; K.H.W.: conceptualization, </w:t>
      </w:r>
      <w:r>
        <w:lastRenderedPageBreak/>
        <w:t>writing—review and editing; C.F.: conceptualization, methodology, funding acquisition, writing—review and editing; B.M: data collection, writing—review and editing; A.Y.P.: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6AAFFB50" w14:textId="77777777" w:rsidR="00C66620" w:rsidRDefault="00000000" w:rsidP="00D10D64">
      <w:pPr>
        <w:pStyle w:val="Heading2"/>
        <w:spacing w:line="480" w:lineRule="auto"/>
      </w:pPr>
      <w:bookmarkStart w:id="194" w:name="funding"/>
      <w:bookmarkEnd w:id="193"/>
      <w:r>
        <w:t>Funding</w:t>
      </w:r>
    </w:p>
    <w:p w14:paraId="7C491B2E" w14:textId="77777777" w:rsidR="00C66620" w:rsidRDefault="00000000" w:rsidP="00D10D64">
      <w:pPr>
        <w:pStyle w:val="FirstParagraph"/>
        <w:spacing w:line="480" w:lineRule="auto"/>
      </w:pPr>
      <w:r>
        <w:t>This work was supported by a National Australian University fellowship (P.R.), the Australian Research Council (grant no. DP210101152) to D.N. and C.F., and the ACT Herpetological Association grant to P.R.</w:t>
      </w:r>
    </w:p>
    <w:p w14:paraId="1BA49BDD" w14:textId="77777777" w:rsidR="00C66620" w:rsidRDefault="00000000" w:rsidP="00D10D64">
      <w:pPr>
        <w:pStyle w:val="Heading2"/>
        <w:spacing w:line="480" w:lineRule="auto"/>
      </w:pPr>
      <w:bookmarkStart w:id="195" w:name="acknowledgements"/>
      <w:bookmarkEnd w:id="194"/>
      <w:r>
        <w:t>Acknowledgements</w:t>
      </w:r>
    </w:p>
    <w:p w14:paraId="14FC3332" w14:textId="77777777" w:rsidR="00C66620" w:rsidRDefault="00000000" w:rsidP="00D10D64">
      <w:pPr>
        <w:pStyle w:val="FirstParagraph"/>
        <w:spacing w:line="480" w:lineRule="auto"/>
      </w:pPr>
      <w:r>
        <w:t>We thank the help and assistance of our lab technicians Benjamin Durant and Michelle Stephens for taking care of the lizards. We are also grateful to ACTHA for the grant for the 3D printed feeders, and we also thank ANU MakerSpace, where we designed and built the prototypes of the 3D printed feeders. Finally, we wish to acknowledge the anonymous reviewers for their valuable feedback on the manuscript.</w:t>
      </w:r>
    </w:p>
    <w:p w14:paraId="2A44CAB3" w14:textId="77777777" w:rsidR="00C66620" w:rsidRDefault="00000000" w:rsidP="00D10D64">
      <w:pPr>
        <w:pStyle w:val="Heading2"/>
        <w:spacing w:line="480" w:lineRule="auto"/>
      </w:pPr>
      <w:bookmarkStart w:id="196" w:name="references"/>
      <w:bookmarkEnd w:id="195"/>
      <w:r>
        <w:t>References</w:t>
      </w:r>
    </w:p>
    <w:p w14:paraId="2C20FE15" w14:textId="77777777" w:rsidR="00C66620" w:rsidRDefault="00000000" w:rsidP="00D10D64">
      <w:pPr>
        <w:pStyle w:val="Bibliography"/>
        <w:spacing w:line="480" w:lineRule="auto"/>
      </w:pPr>
      <w:bookmarkStart w:id="197" w:name="ref-abayarathna_effects_2020"/>
      <w:bookmarkStart w:id="198" w:name="refs"/>
      <w:r>
        <w:t xml:space="preserve">Abayarathna T, Webb JK (2020) Effects of incubation temperatures on learning abilities of hatchling velvet geckos. Animal Cognition 23:613–620. </w:t>
      </w:r>
      <w:hyperlink r:id="rId15">
        <w:r>
          <w:rPr>
            <w:rStyle w:val="Hyperlink"/>
          </w:rPr>
          <w:t>https://doi.org/10.1007/s10071-020-01365-4</w:t>
        </w:r>
      </w:hyperlink>
    </w:p>
    <w:p w14:paraId="08C0494B" w14:textId="77777777" w:rsidR="00C66620" w:rsidRDefault="00000000" w:rsidP="00D10D64">
      <w:pPr>
        <w:pStyle w:val="Bibliography"/>
        <w:spacing w:line="480" w:lineRule="auto"/>
      </w:pPr>
      <w:bookmarkStart w:id="199" w:name="ref-alemohammad_2022_microbiota_learning"/>
      <w:bookmarkEnd w:id="197"/>
      <w:r>
        <w:lastRenderedPageBreak/>
        <w:t>Alemohammad SMA, Noori SMR, Samarbafzadeh E, A. NSM (2022) The role of the gut microbiota and nutrition on spatial learning and spatial memory: A mini review based on animal studies. Molecular Biology Reports 1551–1563</w:t>
      </w:r>
    </w:p>
    <w:p w14:paraId="53C877AB" w14:textId="77777777" w:rsidR="00C66620" w:rsidRDefault="00000000" w:rsidP="00D10D64">
      <w:pPr>
        <w:pStyle w:val="Bibliography"/>
        <w:spacing w:line="480" w:lineRule="auto"/>
      </w:pPr>
      <w:bookmarkStart w:id="200" w:name="ref-Allaire_Quarto_2022"/>
      <w:bookmarkEnd w:id="199"/>
      <w:r>
        <w:t xml:space="preserve">Allaire JJ, Teague C, Scheidegger C, et al (2022) </w:t>
      </w:r>
      <w:hyperlink r:id="rId16">
        <w:r>
          <w:rPr>
            <w:rStyle w:val="Hyperlink"/>
          </w:rPr>
          <w:t>Quarto</w:t>
        </w:r>
      </w:hyperlink>
    </w:p>
    <w:p w14:paraId="4CA3C884" w14:textId="77777777" w:rsidR="00C66620" w:rsidRDefault="00000000" w:rsidP="00D10D64">
      <w:pPr>
        <w:pStyle w:val="Bibliography"/>
        <w:spacing w:line="480" w:lineRule="auto"/>
      </w:pPr>
      <w:bookmarkStart w:id="201" w:name="ref-amiel_effects_2017"/>
      <w:bookmarkEnd w:id="200"/>
      <w:r>
        <w:t xml:space="preserve">Amiel JJ, Bao S, Shine R (2017) The effects of incubation temperature on the development of the cortical forebrain in a lizard. Animal Cognition 20:117–125. </w:t>
      </w:r>
      <w:hyperlink r:id="rId17">
        <w:r>
          <w:rPr>
            <w:rStyle w:val="Hyperlink"/>
          </w:rPr>
          <w:t>https://doi.org/10.1007/s10071-016-0993-2</w:t>
        </w:r>
      </w:hyperlink>
    </w:p>
    <w:p w14:paraId="42505149" w14:textId="77777777" w:rsidR="00C66620" w:rsidRDefault="00000000" w:rsidP="00D10D64">
      <w:pPr>
        <w:pStyle w:val="Bibliography"/>
        <w:spacing w:line="480" w:lineRule="auto"/>
      </w:pPr>
      <w:bookmarkStart w:id="202" w:name="ref-amiel_egg_2014"/>
      <w:bookmarkEnd w:id="201"/>
      <w:r>
        <w:t xml:space="preserve">Amiel JJ, Lindström T, Shine R (2014) Egg incubation effects generate positive correlations between size, speed and learning ability in young lizards. Animal Cognition 17:337–347. </w:t>
      </w:r>
      <w:hyperlink r:id="rId18">
        <w:r>
          <w:rPr>
            <w:rStyle w:val="Hyperlink"/>
          </w:rPr>
          <w:t>https://doi.org/10.1007/s10071-013-0665-4</w:t>
        </w:r>
      </w:hyperlink>
    </w:p>
    <w:p w14:paraId="1E4B357D" w14:textId="77777777" w:rsidR="00C66620" w:rsidRDefault="00000000" w:rsidP="00D10D64">
      <w:pPr>
        <w:pStyle w:val="Bibliography"/>
        <w:spacing w:line="480" w:lineRule="auto"/>
      </w:pPr>
      <w:bookmarkStart w:id="203" w:name="ref-amiel_hotter_2012"/>
      <w:bookmarkEnd w:id="202"/>
      <w:r>
        <w:t xml:space="preserve">Amiel JJ, Shine R (2012) Hotter nests produce smarter young lizards. Biology Letters 8:372–374. </w:t>
      </w:r>
      <w:hyperlink r:id="rId19">
        <w:r>
          <w:rPr>
            <w:rStyle w:val="Hyperlink"/>
          </w:rPr>
          <w:t>https://doi.org/10.1098/rsbl.2011.1161</w:t>
        </w:r>
      </w:hyperlink>
    </w:p>
    <w:p w14:paraId="464FB954" w14:textId="77777777" w:rsidR="00C66620" w:rsidRDefault="00000000" w:rsidP="00D10D64">
      <w:pPr>
        <w:pStyle w:val="Bibliography"/>
        <w:spacing w:line="480" w:lineRule="auto"/>
      </w:pPr>
      <w:bookmarkStart w:id="204" w:name="ref-Baden_Osorio_2019_Vert_vision"/>
      <w:bookmarkEnd w:id="203"/>
      <w:r>
        <w:t>Baden T, Osorio D (2019) The retinal basis of vertebrate color vision. Annual Review of Vision Science 177–200</w:t>
      </w:r>
    </w:p>
    <w:p w14:paraId="7B8598D7" w14:textId="77777777" w:rsidR="00C66620" w:rsidRDefault="00000000" w:rsidP="00D10D64">
      <w:pPr>
        <w:pStyle w:val="Bibliography"/>
        <w:spacing w:line="480" w:lineRule="auto"/>
      </w:pPr>
      <w:bookmarkStart w:id="205" w:name="ref-bebus_associative_2016"/>
      <w:bookmarkEnd w:id="204"/>
      <w:r>
        <w:t xml:space="preserve">Bebus SE, Small TW, Jones BC, et al (2016) Associative learning is inversely related to reversal learning and varies with nestling corticosterone exposure. Animal Behaviour 111:251–260. </w:t>
      </w:r>
      <w:hyperlink r:id="rId20">
        <w:r>
          <w:rPr>
            <w:rStyle w:val="Hyperlink"/>
          </w:rPr>
          <w:t>https://doi.org/10.1016/j.anbehav.2015.10.027</w:t>
        </w:r>
      </w:hyperlink>
    </w:p>
    <w:p w14:paraId="4F455B54" w14:textId="77777777" w:rsidR="00C66620" w:rsidRDefault="00000000" w:rsidP="00D10D64">
      <w:pPr>
        <w:pStyle w:val="Bibliography"/>
        <w:spacing w:line="480" w:lineRule="auto"/>
      </w:pPr>
      <w:bookmarkStart w:id="206" w:name="ref-beltran_are_2021"/>
      <w:bookmarkEnd w:id="205"/>
      <w:r>
        <w:t xml:space="preserve">Beltrán I, Herculano-Houzel S, Sinervo B, Whiting MJ (2021) Are ectotherm brains vulnerable to global warming? Trends in Ecology &amp; Evolution 36:691–699. </w:t>
      </w:r>
      <w:hyperlink r:id="rId21">
        <w:r>
          <w:rPr>
            <w:rStyle w:val="Hyperlink"/>
          </w:rPr>
          <w:t>https://doi.org/10.1016/j.tree.2021.04.009</w:t>
        </w:r>
      </w:hyperlink>
    </w:p>
    <w:p w14:paraId="32CD7CA9" w14:textId="77777777" w:rsidR="00C66620" w:rsidRDefault="00000000" w:rsidP="00D10D64">
      <w:pPr>
        <w:pStyle w:val="Bibliography"/>
        <w:spacing w:line="480" w:lineRule="auto"/>
      </w:pPr>
      <w:bookmarkStart w:id="207" w:name="ref-bezzina2014does"/>
      <w:bookmarkEnd w:id="206"/>
      <w:r>
        <w:lastRenderedPageBreak/>
        <w:t>Bezzina CN, Amiel JJ, Shine R (2014) Does invasion success reflect superior cognitive ability? A case study of two congeneric lizard species (lampropholis, scincidae). PLoS One 9:e86271</w:t>
      </w:r>
    </w:p>
    <w:p w14:paraId="10341C64" w14:textId="77777777" w:rsidR="00C66620" w:rsidRDefault="00000000" w:rsidP="00D10D64">
      <w:pPr>
        <w:pStyle w:val="Bibliography"/>
        <w:spacing w:line="480" w:lineRule="auto"/>
      </w:pPr>
      <w:bookmarkStart w:id="208" w:name="ref-buchanan_condition_2013"/>
      <w:bookmarkEnd w:id="207"/>
      <w:r>
        <w:t xml:space="preserve">Buchanan KL, Grindstaff JL, Pravosudov VV (2013) Condition dependence, developmental plasticity, and cognition: Implications for ecology and evolution. Trends in Ecology &amp; Evolution 28:290–296. </w:t>
      </w:r>
      <w:hyperlink r:id="rId22">
        <w:r>
          <w:rPr>
            <w:rStyle w:val="Hyperlink"/>
          </w:rPr>
          <w:t>https://doi.org/10.1016/j.tree.2013.02.004</w:t>
        </w:r>
      </w:hyperlink>
    </w:p>
    <w:p w14:paraId="3A31D643" w14:textId="77777777" w:rsidR="00C66620" w:rsidRDefault="00000000" w:rsidP="00D10D64">
      <w:pPr>
        <w:pStyle w:val="Bibliography"/>
        <w:spacing w:line="480" w:lineRule="auto"/>
      </w:pPr>
      <w:bookmarkStart w:id="209" w:name="ref-burkner2017brms"/>
      <w:bookmarkEnd w:id="208"/>
      <w:r>
        <w:t>Bürkner P-C (2017) Brms: An r package for bayesian multilevel models using stan. Journal of statistical software 80:1–28</w:t>
      </w:r>
    </w:p>
    <w:p w14:paraId="24F58914" w14:textId="77777777" w:rsidR="00C66620" w:rsidRDefault="00000000" w:rsidP="00D10D64">
      <w:pPr>
        <w:pStyle w:val="Bibliography"/>
        <w:spacing w:line="480" w:lineRule="auto"/>
      </w:pPr>
      <w:bookmarkStart w:id="210" w:name="ref-carazo_sex_2014"/>
      <w:bookmarkEnd w:id="209"/>
      <w:r>
        <w:t xml:space="preserve">Carazo P, Noble DWA, Chandrasoma D, Whiting MJ (2014) Sex and boldness explain individual differences in spatial learning in a lizard. Proceedings of the Royal Society B: Biological Sciences 281:20133275. </w:t>
      </w:r>
      <w:hyperlink r:id="rId23">
        <w:r>
          <w:rPr>
            <w:rStyle w:val="Hyperlink"/>
          </w:rPr>
          <w:t>https://doi.org/10.1098/rspb.2013.3275</w:t>
        </w:r>
      </w:hyperlink>
    </w:p>
    <w:p w14:paraId="7A989BB4" w14:textId="77777777" w:rsidR="00C66620" w:rsidRDefault="00000000" w:rsidP="00D10D64">
      <w:pPr>
        <w:pStyle w:val="Bibliography"/>
        <w:spacing w:line="480" w:lineRule="auto"/>
      </w:pPr>
      <w:bookmarkStart w:id="211" w:name="ref-chapple_biology_2014"/>
      <w:bookmarkEnd w:id="210"/>
      <w:r>
        <w:t xml:space="preserve">Chapple DG, Miller KA, Chaplin K, et al (2014) Biology of the invasive delicate skink (Lampropholis delicata) on Lord Howe Island. Australian Journal of Zoology 62:498. </w:t>
      </w:r>
      <w:hyperlink r:id="rId24">
        <w:r>
          <w:rPr>
            <w:rStyle w:val="Hyperlink"/>
          </w:rPr>
          <w:t>https://doi.org/10.1071/ZO14098</w:t>
        </w:r>
      </w:hyperlink>
    </w:p>
    <w:p w14:paraId="4B9A479E" w14:textId="77777777" w:rsidR="00C66620" w:rsidRDefault="00000000" w:rsidP="00D10D64">
      <w:pPr>
        <w:pStyle w:val="Bibliography"/>
        <w:spacing w:line="480" w:lineRule="auto"/>
      </w:pPr>
      <w:bookmarkStart w:id="212" w:name="ref-chapple_know_2011"/>
      <w:bookmarkEnd w:id="211"/>
      <w:r>
        <w:t xml:space="preserve">Chapple DG, Simmonds SM, Wong BBM (2011) Know when to run, know when to hide: Can behavioral differences explain the divergent invasion success of two sympatric lizards?: Invasion Success of Two Sympatric Lizards. Ecology and Evolution 1:278–289. </w:t>
      </w:r>
      <w:hyperlink r:id="rId25">
        <w:r>
          <w:rPr>
            <w:rStyle w:val="Hyperlink"/>
          </w:rPr>
          <w:t>https://doi.org/10.1002/ece3.22</w:t>
        </w:r>
      </w:hyperlink>
    </w:p>
    <w:p w14:paraId="78BA6292" w14:textId="77777777" w:rsidR="00C66620" w:rsidRDefault="00000000" w:rsidP="00D10D64">
      <w:pPr>
        <w:pStyle w:val="Bibliography"/>
        <w:spacing w:line="480" w:lineRule="auto"/>
      </w:pPr>
      <w:bookmarkStart w:id="213" w:name="ref-clark_colour_2014"/>
      <w:bookmarkEnd w:id="212"/>
      <w:r>
        <w:t xml:space="preserve">Clark BF, Amiel JJ, Shine R, et al (2014) Colour discrimination and associative learning in hatchling lizards incubated at “hot” and “cold” temperatures. Behavioral Ecology and Sociobiology 68:239–247. </w:t>
      </w:r>
      <w:hyperlink r:id="rId26">
        <w:r>
          <w:rPr>
            <w:rStyle w:val="Hyperlink"/>
          </w:rPr>
          <w:t>https://doi.org/10.1007/s00265-013-1639-x</w:t>
        </w:r>
      </w:hyperlink>
    </w:p>
    <w:p w14:paraId="216463A4" w14:textId="77777777" w:rsidR="00C66620" w:rsidRDefault="00000000" w:rsidP="00D10D64">
      <w:pPr>
        <w:pStyle w:val="Bibliography"/>
        <w:spacing w:line="480" w:lineRule="auto"/>
      </w:pPr>
      <w:bookmarkStart w:id="214" w:name="ref-coomber_independent_1997"/>
      <w:bookmarkEnd w:id="213"/>
      <w:r>
        <w:lastRenderedPageBreak/>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27">
        <w:r>
          <w:rPr>
            <w:rStyle w:val="Hyperlink"/>
          </w:rPr>
          <w:t>https://doi.org/10.1002/(SICI)1096-9861(19970414)380:3&lt;409::AID-CNE9&gt;3.0.CO;2-6</w:t>
        </w:r>
      </w:hyperlink>
    </w:p>
    <w:p w14:paraId="234F53EF" w14:textId="77777777" w:rsidR="00C66620" w:rsidRDefault="00000000" w:rsidP="00D10D64">
      <w:pPr>
        <w:pStyle w:val="Bibliography"/>
        <w:spacing w:line="480" w:lineRule="auto"/>
      </w:pPr>
      <w:bookmarkStart w:id="215" w:name="ref-Crino_2023"/>
      <w:bookmarkEnd w:id="214"/>
      <w:r>
        <w:t>Crino OL, Bonduriansky R, Martin LB, Noble DWA (2023) A conceptual framework for understanding stressinduced physiological and transgenerational effects on population responses to climate change. Evolution Letters</w:t>
      </w:r>
    </w:p>
    <w:p w14:paraId="3553CAFF" w14:textId="77777777" w:rsidR="00C66620" w:rsidRDefault="00000000" w:rsidP="00D10D64">
      <w:pPr>
        <w:pStyle w:val="Bibliography"/>
        <w:spacing w:line="480" w:lineRule="auto"/>
      </w:pPr>
      <w:bookmarkStart w:id="216" w:name="ref-crino_corticosterone_2014"/>
      <w:bookmarkEnd w:id="215"/>
      <w:r>
        <w:t xml:space="preserve">Crino OL, Driscoll SC, Breuner CW (2014a) Corticosterone exposure during development has sustained but not lifelong effects on body size and total and free corticosterone responses in the zebra finch. General and Comparative Endocrinology 196:123–129. </w:t>
      </w:r>
      <w:hyperlink r:id="rId28">
        <w:r>
          <w:rPr>
            <w:rStyle w:val="Hyperlink"/>
          </w:rPr>
          <w:t>https://doi.org/10.1016/j.ygcen.2013.10.006</w:t>
        </w:r>
      </w:hyperlink>
    </w:p>
    <w:p w14:paraId="6A9F63F0" w14:textId="77777777" w:rsidR="00C66620" w:rsidRDefault="00000000" w:rsidP="00D10D64">
      <w:pPr>
        <w:pStyle w:val="Bibliography"/>
        <w:spacing w:line="480" w:lineRule="auto"/>
      </w:pPr>
      <w:bookmarkStart w:id="217" w:name="ref-crino_corticosterone_2014-learn"/>
      <w:bookmarkEnd w:id="216"/>
      <w:r>
        <w:t xml:space="preserve">Crino OL, Driscoll SC, Ton R, Breuner CW (2014b) Corticosterone exposure during development improves performance on a novel foraging task in zebra finches. Animal Behaviour 91:27–32. </w:t>
      </w:r>
      <w:hyperlink r:id="rId29">
        <w:r>
          <w:rPr>
            <w:rStyle w:val="Hyperlink"/>
          </w:rPr>
          <w:t>https://doi.org/10.1016/j.anbehav.2014.02.017</w:t>
        </w:r>
      </w:hyperlink>
    </w:p>
    <w:p w14:paraId="7FC9DD14" w14:textId="77777777" w:rsidR="00C66620" w:rsidRDefault="00000000" w:rsidP="00D10D64">
      <w:pPr>
        <w:pStyle w:val="Bibliography"/>
        <w:spacing w:line="480" w:lineRule="auto"/>
      </w:pPr>
      <w:bookmarkStart w:id="218" w:name="ref-crino2024eggs"/>
      <w:bookmarkEnd w:id="217"/>
      <w:r>
        <w:t>Crino O, Wild KH, Friesen CR, et al (2024) From eggs to adulthood: Sustained effects of early developmental temperature and corticosterone exposure on physiology and body size in an australian lizard</w:t>
      </w:r>
    </w:p>
    <w:p w14:paraId="7E3341DF" w14:textId="77777777" w:rsidR="00C66620" w:rsidRDefault="00000000" w:rsidP="00D10D64">
      <w:pPr>
        <w:pStyle w:val="Bibliography"/>
        <w:spacing w:line="480" w:lineRule="auto"/>
      </w:pPr>
      <w:bookmarkStart w:id="219" w:name="ref-dayananda_incubation_2017"/>
      <w:bookmarkEnd w:id="218"/>
      <w:r>
        <w:t xml:space="preserve">Dayananda B, Webb JK (2017) Incubation under climate warming affects learning ability and survival in hatchling lizards. Biology Letters 13:20170002. </w:t>
      </w:r>
      <w:hyperlink r:id="rId30">
        <w:r>
          <w:rPr>
            <w:rStyle w:val="Hyperlink"/>
          </w:rPr>
          <w:t>https://doi.org/10.1098/rsbl.2017.0002</w:t>
        </w:r>
      </w:hyperlink>
    </w:p>
    <w:p w14:paraId="0F7300B9" w14:textId="77777777" w:rsidR="00C66620" w:rsidRDefault="00000000" w:rsidP="00D10D64">
      <w:pPr>
        <w:pStyle w:val="Bibliography"/>
        <w:spacing w:line="480" w:lineRule="auto"/>
      </w:pPr>
      <w:bookmarkStart w:id="220" w:name="ref-dissanayake2021effects"/>
      <w:bookmarkEnd w:id="219"/>
      <w:r>
        <w:lastRenderedPageBreak/>
        <w:t>Dissanayake DS, Holleley CE, Georges A (2021) Effects of natural nest temperatures on sex reversal and sex ratios in an australian alpine skink. Scientific Reports 11:20093</w:t>
      </w:r>
    </w:p>
    <w:p w14:paraId="49EF84A9" w14:textId="77777777" w:rsidR="00C66620" w:rsidRDefault="00000000" w:rsidP="00D10D64">
      <w:pPr>
        <w:pStyle w:val="Bibliography"/>
        <w:spacing w:line="480" w:lineRule="auto"/>
      </w:pPr>
      <w:bookmarkStart w:id="221" w:name="ref-du_dynamic_2009"/>
      <w:bookmarkEnd w:id="220"/>
      <w:r>
        <w:t xml:space="preserve">Du J, Wang Y, Hunter R, et al (2009) Dynamic regulation of mitochondrial function by glucocorticoids. Proceedings of the National Academy of Sciences 106:3543–3548. </w:t>
      </w:r>
      <w:hyperlink r:id="rId31">
        <w:r>
          <w:rPr>
            <w:rStyle w:val="Hyperlink"/>
          </w:rPr>
          <w:t>https://doi.org/10.1073/pnas.0812671106</w:t>
        </w:r>
      </w:hyperlink>
    </w:p>
    <w:p w14:paraId="04C11DDE" w14:textId="77777777" w:rsidR="00C66620" w:rsidRDefault="00000000" w:rsidP="00D10D64">
      <w:pPr>
        <w:pStyle w:val="Bibliography"/>
        <w:spacing w:line="480" w:lineRule="auto"/>
      </w:pPr>
      <w:bookmarkStart w:id="222" w:name="ref-dukas_evolutionary_2004"/>
      <w:bookmarkEnd w:id="221"/>
      <w:r>
        <w:t xml:space="preserve">Dukas R (2004) Evolutionary Biology of Animal Cognition. Annual Review of Ecology, Evolution, and Systematics 35:347–374. </w:t>
      </w:r>
      <w:hyperlink r:id="rId32">
        <w:r>
          <w:rPr>
            <w:rStyle w:val="Hyperlink"/>
          </w:rPr>
          <w:t>https://doi.org/10.1146/annurev.ecolsys.35.112202.130152</w:t>
        </w:r>
      </w:hyperlink>
    </w:p>
    <w:p w14:paraId="7FA37249" w14:textId="77777777" w:rsidR="00C66620" w:rsidRDefault="00000000" w:rsidP="00D10D64">
      <w:pPr>
        <w:pStyle w:val="Bibliography"/>
        <w:spacing w:line="480" w:lineRule="auto"/>
      </w:pPr>
      <w:bookmarkStart w:id="223" w:name="ref-eaton2015mild"/>
      <w:bookmarkEnd w:id="222"/>
      <w:r>
        <w:t>Eaton L, Edmonds E, Henry T, et al (2015) Mild maternal stress disrupts associative learning and increases aggression in offspring. Hormones and behavior 71:10–15</w:t>
      </w:r>
    </w:p>
    <w:p w14:paraId="3C6453E7" w14:textId="77777777" w:rsidR="00C66620" w:rsidRDefault="00000000" w:rsidP="00D10D64">
      <w:pPr>
        <w:pStyle w:val="Bibliography"/>
        <w:spacing w:line="480" w:lineRule="auto"/>
      </w:pPr>
      <w:bookmarkStart w:id="224" w:name="ref-farrell_developmental_2015-learn"/>
      <w:bookmarkEnd w:id="223"/>
      <w:r>
        <w:t xml:space="preserve">Farrell TM, Neuert MAC, Cui A, MacDougall-Shackleton SA (2015) Developmental stress impairs a female songbird’s behavioural and neural response to a sexually selected signal. Animal Behaviour 102:157–167. </w:t>
      </w:r>
      <w:hyperlink r:id="rId33">
        <w:r>
          <w:rPr>
            <w:rStyle w:val="Hyperlink"/>
          </w:rPr>
          <w:t>https://doi.org/10.1016/j.anbehav.2015.01.018</w:t>
        </w:r>
      </w:hyperlink>
    </w:p>
    <w:p w14:paraId="6FF3A8A5" w14:textId="77777777" w:rsidR="00C66620" w:rsidRDefault="00000000" w:rsidP="00D10D64">
      <w:pPr>
        <w:pStyle w:val="Bibliography"/>
        <w:spacing w:line="480" w:lineRule="auto"/>
      </w:pPr>
      <w:bookmarkStart w:id="225" w:name="ref-hanover2019corticosterone"/>
      <w:bookmarkEnd w:id="224"/>
      <w:r>
        <w:t>Hanover AM, Husak JF, Lovern M (2019) Corticosterone in lizard egg yolk is reduced by maternal diet restriction but unaltered by maternal exercise. Physiological and Biochemical Zoology 92:573–578</w:t>
      </w:r>
    </w:p>
    <w:p w14:paraId="7199B913" w14:textId="77777777" w:rsidR="00C66620" w:rsidRDefault="00000000" w:rsidP="00D10D64">
      <w:pPr>
        <w:pStyle w:val="Bibliography"/>
        <w:spacing w:line="480" w:lineRule="auto"/>
      </w:pPr>
      <w:bookmarkStart w:id="226" w:name="ref-leal_behavioural_2012"/>
      <w:bookmarkEnd w:id="225"/>
      <w:r>
        <w:t xml:space="preserve">Leal M, Powell BJ (2012) Behavioural flexibility and problem-solving in a tropical lizard. Biology Letters 8:28–30. </w:t>
      </w:r>
      <w:hyperlink r:id="rId34">
        <w:r>
          <w:rPr>
            <w:rStyle w:val="Hyperlink"/>
          </w:rPr>
          <w:t>https://doi.org/10.1098/rsbl.2011.0480</w:t>
        </w:r>
      </w:hyperlink>
    </w:p>
    <w:p w14:paraId="315E06C3" w14:textId="77777777" w:rsidR="00C66620" w:rsidRDefault="00000000" w:rsidP="00D10D64">
      <w:pPr>
        <w:pStyle w:val="Bibliography"/>
        <w:spacing w:line="480" w:lineRule="auto"/>
      </w:pPr>
      <w:bookmarkStart w:id="227" w:name="ref-lemaire_prenatal_2000"/>
      <w:bookmarkEnd w:id="226"/>
      <w:r>
        <w:t xml:space="preserve">Lemaire V, Koehl M, Le Moal M, Abrous DN (2000) Prenatal stress produces learning deficits associated with an inhibition of neurogenesis in the hippocampus. Proceedings of </w:t>
      </w:r>
      <w:r>
        <w:lastRenderedPageBreak/>
        <w:t xml:space="preserve">the National Academy of Sciences 97:11032–11037. </w:t>
      </w:r>
      <w:hyperlink r:id="rId35">
        <w:r>
          <w:rPr>
            <w:rStyle w:val="Hyperlink"/>
          </w:rPr>
          <w:t>https://doi.org/10.1073/pnas.97.20.11032</w:t>
        </w:r>
      </w:hyperlink>
    </w:p>
    <w:p w14:paraId="7F36403A" w14:textId="77777777" w:rsidR="00C66620" w:rsidRDefault="00000000" w:rsidP="00D10D64">
      <w:pPr>
        <w:pStyle w:val="Bibliography"/>
        <w:spacing w:line="480" w:lineRule="auto"/>
      </w:pPr>
      <w:bookmarkStart w:id="228" w:name="ref-lovern2008effects"/>
      <w:bookmarkEnd w:id="227"/>
      <w:r>
        <w:t>Lovern MB, Adams AL (2008) The effects of diet on plasma and yolk steroids in lizards (anolis carolinensis). Integrative and comparative biology 48:428–436</w:t>
      </w:r>
    </w:p>
    <w:p w14:paraId="5F4AE5A8" w14:textId="77777777" w:rsidR="00C66620" w:rsidRDefault="00000000" w:rsidP="00D10D64">
      <w:pPr>
        <w:pStyle w:val="Bibliography"/>
        <w:spacing w:line="480" w:lineRule="auto"/>
      </w:pPr>
      <w:bookmarkStart w:id="229" w:name="ref-mcewen_brain_2012"/>
      <w:bookmarkEnd w:id="228"/>
      <w:r>
        <w:t xml:space="preserve">McEwen BS (2012) Brain on stress: How the social environment gets under the skin. Proceedings of the National Academy of Sciences 109:17180–17185. </w:t>
      </w:r>
      <w:hyperlink r:id="rId36">
        <w:r>
          <w:rPr>
            <w:rStyle w:val="Hyperlink"/>
          </w:rPr>
          <w:t>https://doi.org/10.1073/pnas.1121254109</w:t>
        </w:r>
      </w:hyperlink>
    </w:p>
    <w:p w14:paraId="57595025" w14:textId="77777777" w:rsidR="00C66620" w:rsidRDefault="00000000" w:rsidP="00D10D64">
      <w:pPr>
        <w:pStyle w:val="Bibliography"/>
        <w:spacing w:line="480" w:lineRule="auto"/>
      </w:pPr>
      <w:bookmarkStart w:id="230" w:name="ref-noble_age-dependent_2014"/>
      <w:bookmarkEnd w:id="229"/>
      <w:r>
        <w:t xml:space="preserve">Noble DWA, Byrne RW, Whiting MJ (2014) Age-dependent social learning in a lizard. Biology Letters 10:20140430. </w:t>
      </w:r>
      <w:hyperlink r:id="rId37">
        <w:r>
          <w:rPr>
            <w:rStyle w:val="Hyperlink"/>
          </w:rPr>
          <w:t>https://doi.org/10.1098/rsbl.2014.0430</w:t>
        </w:r>
      </w:hyperlink>
    </w:p>
    <w:p w14:paraId="18648DC9" w14:textId="77777777" w:rsidR="00C66620" w:rsidRDefault="00000000" w:rsidP="00D10D64">
      <w:pPr>
        <w:pStyle w:val="Bibliography"/>
        <w:spacing w:line="480" w:lineRule="auto"/>
      </w:pPr>
      <w:bookmarkStart w:id="231" w:name="ref-noble_developmental_2018"/>
      <w:bookmarkEnd w:id="230"/>
      <w:r>
        <w:t xml:space="preserve">Noble DWA, Stenhouse V, Schwanz LE (2018) Developmental temperatures and phenotypic plasticity in reptiles: A systematic review and meta-analysis: Incubation temperature and plasticity. Biological Reviews 93:72–97. </w:t>
      </w:r>
      <w:hyperlink r:id="rId38">
        <w:r>
          <w:rPr>
            <w:rStyle w:val="Hyperlink"/>
          </w:rPr>
          <w:t>https://doi.org/10.1111/brv.12333</w:t>
        </w:r>
      </w:hyperlink>
    </w:p>
    <w:p w14:paraId="64A01289" w14:textId="77777777" w:rsidR="00C66620" w:rsidRDefault="00000000" w:rsidP="00D10D64">
      <w:pPr>
        <w:pStyle w:val="Bibliography"/>
        <w:spacing w:line="480" w:lineRule="auto"/>
      </w:pPr>
      <w:bookmarkStart w:id="232" w:name="ref-putman2017fear"/>
      <w:bookmarkEnd w:id="231"/>
      <w:r>
        <w:t>Putman BJ, Drury JP, Blumstein DT, Pauly GB (2017) Fear no colors? Observer clothing color influences lizard escape behavior. PLoS One 12:e0182146</w:t>
      </w:r>
    </w:p>
    <w:p w14:paraId="6BF40CA6" w14:textId="77777777" w:rsidR="00C66620" w:rsidRDefault="00000000" w:rsidP="00D10D64">
      <w:pPr>
        <w:pStyle w:val="Bibliography"/>
        <w:spacing w:line="480" w:lineRule="auto"/>
      </w:pPr>
      <w:bookmarkStart w:id="233" w:name="ref-sakata_neural_2000"/>
      <w:bookmarkEnd w:id="232"/>
      <w:r>
        <w:t>Sakata JT, Coomber P, Gonzalez-Lima F, Crews D (2000) Functional connectivity among limbic brain areas: Differential effects of incubation temperature and gonadal sex in the leopard gecko, eublepharis macularius. Brain, Behavior and Evolution 139–151</w:t>
      </w:r>
    </w:p>
    <w:p w14:paraId="0C963851" w14:textId="77777777" w:rsidR="00C66620" w:rsidRDefault="00000000" w:rsidP="00D10D64">
      <w:pPr>
        <w:pStyle w:val="Bibliography"/>
        <w:spacing w:line="480" w:lineRule="auto"/>
      </w:pPr>
      <w:bookmarkStart w:id="234" w:name="ref-sapolsky_how_2000"/>
      <w:bookmarkEnd w:id="233"/>
      <w:r>
        <w:t>Sapolsky RM, Romero LM, Munck AU (2000) How Do Glucocorticoids Influence Stress Responses? Integrating Permissive, Suppressive, Stimulatory, and Preparative Actions. 21:</w:t>
      </w:r>
    </w:p>
    <w:p w14:paraId="79FB2036" w14:textId="77777777" w:rsidR="00C66620" w:rsidRDefault="00000000" w:rsidP="00D10D64">
      <w:pPr>
        <w:pStyle w:val="Bibliography"/>
        <w:spacing w:line="480" w:lineRule="auto"/>
      </w:pPr>
      <w:bookmarkStart w:id="235" w:name="ref-shettleworth"/>
      <w:bookmarkEnd w:id="234"/>
      <w:r>
        <w:lastRenderedPageBreak/>
        <w:t>Shettleworth SJ (2010) Cognition, evolution, and behaviour, 2nd edn. Oxford University Press</w:t>
      </w:r>
    </w:p>
    <w:p w14:paraId="320FBEF0" w14:textId="77777777" w:rsidR="00C66620" w:rsidRDefault="00000000" w:rsidP="00D10D64">
      <w:pPr>
        <w:pStyle w:val="Bibliography"/>
        <w:spacing w:line="480" w:lineRule="auto"/>
      </w:pPr>
      <w:bookmarkStart w:id="236" w:name="ref-szabo_sex_meta"/>
      <w:bookmarkEnd w:id="235"/>
      <w:r>
        <w:t>Szabo W B. (2019) Sex-dependent discrimination learning in lizards: A meta-analysis. Behavioural processes 164:10–16</w:t>
      </w:r>
    </w:p>
    <w:p w14:paraId="211CD8AD" w14:textId="77777777" w:rsidR="00C66620" w:rsidRDefault="00000000" w:rsidP="00D10D64">
      <w:pPr>
        <w:pStyle w:val="Bibliography"/>
        <w:spacing w:line="480" w:lineRule="auto"/>
      </w:pPr>
      <w:bookmarkStart w:id="237" w:name="ref-szuran_water_1994"/>
      <w:bookmarkEnd w:id="236"/>
      <w:r>
        <w:t xml:space="preserve">Szuran T, Zimmermann E, Welzl H (1994) Water maze performance and hippocampal weight of prenatally stressed rats. Behavioural Brain Research 65:153–155. </w:t>
      </w:r>
      <w:hyperlink r:id="rId39">
        <w:r>
          <w:rPr>
            <w:rStyle w:val="Hyperlink"/>
          </w:rPr>
          <w:t>https://doi.org/10.1016/0166-4328(94)90100-7</w:t>
        </w:r>
      </w:hyperlink>
    </w:p>
    <w:p w14:paraId="6AB1365E" w14:textId="77777777" w:rsidR="00C66620" w:rsidRDefault="00000000" w:rsidP="00D10D64">
      <w:pPr>
        <w:pStyle w:val="Bibliography"/>
        <w:spacing w:line="480" w:lineRule="auto"/>
      </w:pPr>
      <w:bookmarkStart w:id="238" w:name="ref-torr1996patterns"/>
      <w:bookmarkEnd w:id="237"/>
      <w:r>
        <w:t>Torr GA, Shine R (1996) Patterns of dominance in the small scincid lizard lampropholis guichenoti. Journal of Herpetology 230–237</w:t>
      </w:r>
    </w:p>
    <w:p w14:paraId="2B7FA5F7" w14:textId="77777777" w:rsidR="00C66620" w:rsidRDefault="00000000" w:rsidP="00D10D64">
      <w:pPr>
        <w:pStyle w:val="Bibliography"/>
        <w:spacing w:line="480" w:lineRule="auto"/>
      </w:pPr>
      <w:bookmarkStart w:id="239" w:name="ref-zhu_prenatal_2004"/>
      <w:bookmarkEnd w:id="238"/>
      <w:r>
        <w:t xml:space="preserve">Zhu Z, Li X, Chen W, et al (2004) Prenatal stress causes gender-dependent neuronal loss and oxidative stress in rat hippocampus. Journal of Neuroscience Research 78:837–844. </w:t>
      </w:r>
      <w:hyperlink r:id="rId40">
        <w:r>
          <w:rPr>
            <w:rStyle w:val="Hyperlink"/>
          </w:rPr>
          <w:t>https://doi.org/10.1002/jnr.20338</w:t>
        </w:r>
      </w:hyperlink>
    </w:p>
    <w:bookmarkEnd w:id="198"/>
    <w:bookmarkEnd w:id="239"/>
    <w:p w14:paraId="5B0ECB32" w14:textId="77777777" w:rsidR="00C66620" w:rsidRDefault="00000000">
      <w:r>
        <w:br w:type="page"/>
      </w:r>
    </w:p>
    <w:p w14:paraId="61962E87" w14:textId="77777777" w:rsidR="00C66620" w:rsidRDefault="00000000" w:rsidP="00D10D64">
      <w:pPr>
        <w:pStyle w:val="Heading1"/>
        <w:spacing w:line="480" w:lineRule="auto"/>
      </w:pPr>
      <w:bookmarkStart w:id="240" w:name="suplementary-material"/>
      <w:bookmarkEnd w:id="196"/>
      <w:r>
        <w:lastRenderedPageBreak/>
        <w:t>Suplementary Material</w:t>
      </w:r>
    </w:p>
    <w:p w14:paraId="5983EA6D" w14:textId="77777777" w:rsidR="00C66620" w:rsidRDefault="00000000" w:rsidP="00D10D64">
      <w:pPr>
        <w:pStyle w:val="Heading4"/>
        <w:spacing w:line="480" w:lineRule="auto"/>
      </w:pPr>
      <w:bookmarkStart w:id="241" w:name="Xc012a426aa80adb6c670b93a3977aae725087ad"/>
      <w:r>
        <w:t>Estimates of reversal learning slopes for all the different treatments per each task, specie, and group.</w:t>
      </w:r>
    </w:p>
    <w:p w14:paraId="34C53B54" w14:textId="77777777" w:rsidR="00C66620" w:rsidRDefault="00000000" w:rsidP="00D10D64">
      <w:pPr>
        <w:pStyle w:val="FirstParagraph"/>
        <w:spacing w:line="480" w:lineRule="auto"/>
      </w:pPr>
      <w:r>
        <w:t>Table 1. Estimates of learning slopes for all the different treatments per each task, specie, and group. Mean shows the arithmetic means of the estimates obtained from the posteriors of the model, and 95% CI indicates the 95% confidence interval of the mean. All p</w:t>
      </w:r>
      <w:r>
        <w:rPr>
          <w:vertAlign w:val="subscript"/>
        </w:rPr>
        <w:t>mcmc</w:t>
      </w:r>
      <w:r>
        <w:t xml:space="preserve"> tested the hypothesis that the mean equals zero.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C66620" w14:paraId="5D24C7D7" w14:textId="77777777">
        <w:trPr>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1D64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bookmarkStart w:id="242"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906A7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F500D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C66620" w14:paraId="474E9DFF"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13795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122F0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473F57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BD9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E767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06BC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AE36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A7D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C66620" w14:paraId="1980E149"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1F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B82E5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A83B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9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7772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747A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1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030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C66620" w14:paraId="4B77A47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F7801"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3BB6C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F30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136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D4D27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A9B6D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AAFF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03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C66620" w14:paraId="00C696CC"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CEE8D"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7886D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7CDEB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A363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58F56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6E97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886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74A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C66620" w14:paraId="1F4768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93CC33"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A0DB4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ACA788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7F11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9BE5ED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074A2C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38C0B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932D8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2902D5B3"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318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78F18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798C02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026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AF6A1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86AA1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CA4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461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0301E0F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EF8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D0DA3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F4DD08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5EEB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0E2A4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C94A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9B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3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C66620" w14:paraId="63C9604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845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251B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89943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7A2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B73B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69FA7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B9C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377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C66620" w14:paraId="7682A97E"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7F5038"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23558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397A0A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A8B7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8C556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5A3D3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FE716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1F07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bookmarkEnd w:id="242"/>
    </w:tbl>
    <w:p w14:paraId="4B0A3C42" w14:textId="1EC379EC" w:rsidR="00C66620" w:rsidRDefault="00C66620"/>
    <w:p w14:paraId="62B685D8" w14:textId="77777777" w:rsidR="00C66620" w:rsidRDefault="00000000">
      <w:r>
        <w:br w:type="page"/>
      </w:r>
    </w:p>
    <w:p w14:paraId="0F398F75" w14:textId="77777777" w:rsidR="00C66620" w:rsidRDefault="00000000" w:rsidP="00D10D64">
      <w:pPr>
        <w:pStyle w:val="Heading4"/>
        <w:spacing w:line="480" w:lineRule="auto"/>
      </w:pPr>
      <w:bookmarkStart w:id="243" w:name="colour-preference"/>
      <w:bookmarkEnd w:id="241"/>
      <w:r>
        <w:lastRenderedPageBreak/>
        <w:t>Colour preference</w:t>
      </w:r>
    </w:p>
    <w:p w14:paraId="2E4122C5" w14:textId="77777777" w:rsidR="00C66620" w:rsidRDefault="00000000" w:rsidP="00D10D64">
      <w:pPr>
        <w:pStyle w:val="FirstParagraph"/>
        <w:spacing w:line="480" w:lineRule="auto"/>
      </w:pPr>
      <w:r>
        <w:t>To test if lizards were biased towards the assigned colour as our preliminary analyses suggested, we employed the intercepts from our posterior distributions. We first estimated the predicted probability of choosing the correct feeder first in the first trial, by using the formula:</w:t>
      </w:r>
    </w:p>
    <w:p w14:paraId="13DF99F0" w14:textId="77777777" w:rsidR="00C66620" w:rsidRDefault="00000000" w:rsidP="00D10D64">
      <w:pPr>
        <w:pStyle w:val="BodyText"/>
        <w:spacing w:line="480" w:lineRule="auto"/>
      </w:pPr>
      <m:oMathPara>
        <m:oMathParaPr>
          <m:jc m:val="center"/>
        </m:oMathParaPr>
        <m:oMath>
          <m:r>
            <m:rPr>
              <m:nor/>
            </m:rPr>
            <m:t>Probability</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Intercept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Intercept</m:t>
                  </m:r>
                </m:sup>
              </m:sSup>
            </m:den>
          </m:f>
        </m:oMath>
      </m:oMathPara>
    </w:p>
    <w:p w14:paraId="042152C6" w14:textId="77777777" w:rsidR="00C66620" w:rsidRDefault="00000000" w:rsidP="00D10D64">
      <w:pPr>
        <w:pStyle w:val="FirstParagraph"/>
        <w:spacing w:line="480" w:lineRule="auto"/>
      </w:pPr>
      <w:r>
        <w:t>Second, we tested the hypothesis that the estimated probability was higher than 0.33 (the probability expected by chance of choosing the correct feeder) using pmcmc. If the estimated probability is above 0.33. we consider it as an indication that there was a preference towards that colour that could be affecting learning slopes. The results per treatment are summarized in Table 2.</w:t>
      </w:r>
    </w:p>
    <w:p w14:paraId="0D712D74" w14:textId="77777777" w:rsidR="00C66620" w:rsidRDefault="00000000" w:rsidP="00D10D64">
      <w:pPr>
        <w:pStyle w:val="BodyText"/>
        <w:spacing w:line="480" w:lineRule="auto"/>
      </w:pPr>
      <w:r>
        <w:t>Table 2. Probability of choosing the correct feeder in the first trial when the correct feeder was blue (Prob Blue) or red (Prob Red) for each species and each treatment. p</w:t>
      </w:r>
      <w:r>
        <w:rPr>
          <w:vertAlign w:val="subscript"/>
        </w:rPr>
        <w:t>mcmc</w:t>
      </w:r>
      <w:r>
        <w:t xml:space="preserve"> tested the hypothesis that the probability is &gt;0.33. In bold, those values that are significant (p</w:t>
      </w:r>
      <w:r>
        <w:rPr>
          <w:vertAlign w:val="subscript"/>
        </w:rPr>
        <w:t>mcmc</w:t>
      </w:r>
      <w:r>
        <w:t xml:space="preserve"> &lt;0.05)</w:t>
      </w:r>
    </w:p>
    <w:tbl>
      <w:tblPr>
        <w:tblW w:w="0" w:type="auto"/>
        <w:jc w:val="center"/>
        <w:tblLayout w:type="fixed"/>
        <w:tblLook w:val="0420" w:firstRow="1" w:lastRow="0" w:firstColumn="0" w:lastColumn="0" w:noHBand="0" w:noVBand="1"/>
      </w:tblPr>
      <w:tblGrid>
        <w:gridCol w:w="1466"/>
        <w:gridCol w:w="1477"/>
        <w:gridCol w:w="1216"/>
        <w:gridCol w:w="1438"/>
        <w:gridCol w:w="1161"/>
        <w:gridCol w:w="1383"/>
      </w:tblGrid>
      <w:tr w:rsidR="00C66620" w14:paraId="114E24CA"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985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244" w:name="tbl-bias"/>
            <w:r>
              <w:rPr>
                <w:rFonts w:ascii="Times New Roman" w:eastAsia="Helvetica" w:hAnsi="Helvetica" w:cs="Helvetica"/>
                <w:color w:val="000000"/>
                <w:sz w:val="20"/>
                <w:szCs w:val="20"/>
              </w:rPr>
              <w:t>Specie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EB22D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48D3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38"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84D62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Blue</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BC9C7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8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ED1B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p-value Red</w:t>
            </w:r>
          </w:p>
        </w:tc>
      </w:tr>
      <w:tr w:rsidR="00C66620" w14:paraId="164239A2"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60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CCA6E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CEFC4D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0.633</w:t>
            </w:r>
          </w:p>
        </w:tc>
        <w:tc>
          <w:tcPr>
            <w:tcW w:w="1438"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55EAE9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C5CAB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0.142</w:t>
            </w:r>
          </w:p>
        </w:tc>
        <w:tc>
          <w:tcPr>
            <w:tcW w:w="13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76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0.98</w:t>
            </w:r>
          </w:p>
        </w:tc>
      </w:tr>
      <w:tr w:rsidR="00C66620" w14:paraId="56C677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9B21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22566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25987C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FBAD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265F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0.294</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781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0.67</w:t>
            </w:r>
          </w:p>
        </w:tc>
      </w:tr>
      <w:tr w:rsidR="00C66620" w14:paraId="6A82E832"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136B"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785B0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C6C8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0.553</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10A7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907D7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0.340</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0C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0.51</w:t>
            </w:r>
          </w:p>
        </w:tc>
      </w:tr>
      <w:tr w:rsidR="00C66620" w14:paraId="2CB9E725"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12B6B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7F810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2AB3F8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0.502</w:t>
            </w:r>
          </w:p>
        </w:tc>
        <w:tc>
          <w:tcPr>
            <w:tcW w:w="1438"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5EB111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0.08</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E83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0.317</w:t>
            </w:r>
          </w:p>
        </w:tc>
        <w:tc>
          <w:tcPr>
            <w:tcW w:w="138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D2029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0.58</w:t>
            </w:r>
          </w:p>
        </w:tc>
      </w:tr>
      <w:tr w:rsidR="00C66620" w14:paraId="5E194E98"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482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0F39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029113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0.355</w:t>
            </w:r>
          </w:p>
        </w:tc>
        <w:tc>
          <w:tcPr>
            <w:tcW w:w="1438"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286371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0.46</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1FCF5A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0.072</w:t>
            </w:r>
          </w:p>
        </w:tc>
        <w:tc>
          <w:tcPr>
            <w:tcW w:w="138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7ED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r>
      <w:tr w:rsidR="00C66620" w14:paraId="2918FB00"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907B2"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D8EF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656E6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0.614</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4853E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5C7CE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0.191</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7B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0.91</w:t>
            </w:r>
          </w:p>
        </w:tc>
      </w:tr>
      <w:tr w:rsidR="00C66620" w14:paraId="24FB92C6"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07A4"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CBF3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569A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0.482</w:t>
            </w:r>
          </w:p>
        </w:tc>
        <w:tc>
          <w:tcPr>
            <w:tcW w:w="143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D6F5C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0.14</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43E91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0.235</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9D98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0.83</w:t>
            </w:r>
          </w:p>
        </w:tc>
      </w:tr>
      <w:tr w:rsidR="00C66620" w14:paraId="45FFED62"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3A7145" w14:textId="77777777" w:rsidR="00C66620" w:rsidRDefault="00C66620">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7185E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CFC86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0.498</w:t>
            </w:r>
          </w:p>
        </w:tc>
        <w:tc>
          <w:tcPr>
            <w:tcW w:w="1438"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EAF6FE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0.10</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B658A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0.283</w:t>
            </w:r>
          </w:p>
        </w:tc>
        <w:tc>
          <w:tcPr>
            <w:tcW w:w="13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7C3B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0.69</w:t>
            </w:r>
          </w:p>
        </w:tc>
      </w:tr>
    </w:tbl>
    <w:p w14:paraId="064291F6" w14:textId="6CE6C9B3" w:rsidR="00C66620" w:rsidRDefault="00C66620">
      <w:pPr>
        <w:pStyle w:val="BodyText"/>
      </w:pPr>
    </w:p>
    <w:bookmarkEnd w:id="244"/>
    <w:p w14:paraId="42E6372D" w14:textId="77777777" w:rsidR="00C66620" w:rsidRDefault="00000000" w:rsidP="00D10D64">
      <w:pPr>
        <w:pStyle w:val="BodyText"/>
        <w:spacing w:line="480" w:lineRule="auto"/>
      </w:pPr>
      <w:r>
        <w:t xml:space="preserve">On average, we found that, for both species, the proportion of correct choices in the first trial was significantly above chance when the correct feeder was blue for </w:t>
      </w:r>
      <w:r>
        <w:rPr>
          <w:i/>
          <w:iCs/>
        </w:rPr>
        <w:t>L. delicata</w:t>
      </w:r>
      <w:r>
        <w:t xml:space="preserve"> (mean Prob choice = 0.610, p</w:t>
      </w:r>
      <w:r>
        <w:rPr>
          <w:vertAlign w:val="subscript"/>
        </w:rPr>
        <w:t>mcmc</w:t>
      </w:r>
      <w:r>
        <w:t xml:space="preserve"> &lt; 0.05) but not for </w:t>
      </w:r>
      <w:r>
        <w:rPr>
          <w:i/>
          <w:iCs/>
        </w:rPr>
        <w:t>L. guichenoti</w:t>
      </w:r>
      <w:r>
        <w:t xml:space="preserve"> (mean Prob choice = 0.487, p</w:t>
      </w:r>
      <w:r>
        <w:rPr>
          <w:vertAlign w:val="subscript"/>
        </w:rPr>
        <w:t>mcmc</w:t>
      </w:r>
      <w:r>
        <w:t xml:space="preserve"> 0.18). When the correct choice was red, it was not significant for neither species (</w:t>
      </w:r>
      <w:r>
        <w:rPr>
          <w:i/>
          <w:iCs/>
        </w:rPr>
        <w:t>L. delicata</w:t>
      </w:r>
      <w:r>
        <w:t>: mean Prob choice = 0.273, p</w:t>
      </w:r>
      <w:r>
        <w:rPr>
          <w:vertAlign w:val="subscript"/>
        </w:rPr>
        <w:t>mcmc</w:t>
      </w:r>
      <w:r>
        <w:t xml:space="preserve"> 0.68; </w:t>
      </w:r>
      <w:r>
        <w:rPr>
          <w:i/>
          <w:iCs/>
        </w:rPr>
        <w:t>L. guichenoti</w:t>
      </w:r>
      <w:r>
        <w:t>: mean Prob choice = 0.273, p</w:t>
      </w:r>
      <w:r>
        <w:rPr>
          <w:vertAlign w:val="subscript"/>
        </w:rPr>
        <w:t>mcmc</w:t>
      </w:r>
      <w:r>
        <w:t xml:space="preserve"> 0.68).</w:t>
      </w:r>
    </w:p>
    <w:p w14:paraId="14DF84A7" w14:textId="77777777" w:rsidR="00C66620" w:rsidRDefault="00000000">
      <w:r>
        <w:br w:type="page"/>
      </w:r>
    </w:p>
    <w:p w14:paraId="5DF0C332" w14:textId="77777777" w:rsidR="00C66620" w:rsidRDefault="00000000" w:rsidP="00D10D64">
      <w:pPr>
        <w:pStyle w:val="Heading4"/>
        <w:spacing w:line="480" w:lineRule="auto"/>
      </w:pPr>
      <w:bookmarkStart w:id="245" w:name="light-spectrum"/>
      <w:bookmarkEnd w:id="243"/>
      <w:r>
        <w:lastRenderedPageBreak/>
        <w:t>Light spectrum</w:t>
      </w:r>
    </w:p>
    <w:p w14:paraId="787D4EC5" w14:textId="77777777" w:rsidR="00C66620" w:rsidRDefault="00000000" w:rsidP="00D10D64">
      <w:pPr>
        <w:pStyle w:val="FirstParagraph"/>
        <w:spacing w:line="480" w:lineRule="auto"/>
      </w:pPr>
      <w:r>
        <w:t xml:space="preserve">To test if the bias towards blue was something acquired during training, we compared the light spectrum of the ramps used in the associative task and the white ones used during habituation. We took three measurements of ten feeders per colour with a spectophotometer, and then analysed the spectrum and the perceived differences in colour using the package pavo. The spetrum of each type of feeder are shown in </w:t>
      </w:r>
      <w:hyperlink w:anchor="fig-spectrum">
        <w:r>
          <w:rPr>
            <w:rStyle w:val="Hyperlink"/>
          </w:rPr>
          <w:t>Fig. 4</w:t>
        </w:r>
      </w:hyperlink>
      <w:r>
        <w:t xml:space="preserve">; the perceived chromatic constrasts between feeders are shown in </w:t>
      </w:r>
      <w:hyperlink w:anchor="fig-perceived1">
        <w:r>
          <w:rPr>
            <w:rStyle w:val="Hyperlink"/>
          </w:rPr>
          <w:t>Fig. 5</w:t>
        </w:r>
      </w:hyperlink>
      <w:r>
        <w:t xml:space="preserve"> and </w:t>
      </w:r>
      <w:hyperlink w:anchor="fig-perceived2">
        <w:r>
          <w:rPr>
            <w:rStyle w:val="Hyperlink"/>
          </w:rPr>
          <w:t>Fig. 6</w:t>
        </w:r>
      </w:hyperlink>
      <w:r>
        <w:t>.</w:t>
      </w:r>
    </w:p>
    <w:tbl>
      <w:tblPr>
        <w:tblStyle w:val="Table"/>
        <w:tblW w:w="5000" w:type="pct"/>
        <w:tblLook w:val="0000" w:firstRow="0" w:lastRow="0" w:firstColumn="0" w:lastColumn="0" w:noHBand="0" w:noVBand="0"/>
      </w:tblPr>
      <w:tblGrid>
        <w:gridCol w:w="9360"/>
      </w:tblGrid>
      <w:tr w:rsidR="00C66620" w14:paraId="3D8FC4AB" w14:textId="77777777">
        <w:tc>
          <w:tcPr>
            <w:tcW w:w="0" w:type="auto"/>
          </w:tcPr>
          <w:p w14:paraId="7A43D433" w14:textId="77777777" w:rsidR="00C66620" w:rsidRDefault="00000000" w:rsidP="00D10D64">
            <w:pPr>
              <w:spacing w:line="480" w:lineRule="auto"/>
              <w:jc w:val="center"/>
            </w:pPr>
            <w:bookmarkStart w:id="246" w:name="fig-spectrum"/>
            <w:r>
              <w:rPr>
                <w:noProof/>
              </w:rPr>
              <w:drawing>
                <wp:inline distT="0" distB="0" distL="0" distR="0" wp14:anchorId="18596E61" wp14:editId="39EC4AD7">
                  <wp:extent cx="5943600" cy="475488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fig-spectrum-1.png"/>
                          <pic:cNvPicPr>
                            <a:picLocks noChangeAspect="1" noChangeArrowheads="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14:paraId="1730934E" w14:textId="77777777" w:rsidR="00C66620" w:rsidRDefault="00000000" w:rsidP="00D10D64">
            <w:pPr>
              <w:pStyle w:val="ImageCaption"/>
              <w:spacing w:before="200" w:line="480" w:lineRule="auto"/>
            </w:pPr>
            <w:r>
              <w:lastRenderedPageBreak/>
              <w:t>Fig 4— Light spectrum of the ramps used in the associative task and the white ones used during habituation. The different colours represent the different ramps.</w:t>
            </w:r>
          </w:p>
        </w:tc>
        <w:bookmarkEnd w:id="246"/>
      </w:tr>
    </w:tbl>
    <w:p w14:paraId="4F78A9D7" w14:textId="77777777" w:rsidR="00C66620" w:rsidRDefault="00000000" w:rsidP="00D10D64">
      <w:pPr>
        <w:pStyle w:val="BodyText"/>
        <w:spacing w:line="480" w:lineRule="auto"/>
      </w:pPr>
      <w:r>
        <w:lastRenderedPageBreak/>
        <w:t xml:space="preserve"> </w:t>
      </w:r>
    </w:p>
    <w:tbl>
      <w:tblPr>
        <w:tblStyle w:val="Table"/>
        <w:tblW w:w="5000" w:type="pct"/>
        <w:tblLook w:val="0000" w:firstRow="0" w:lastRow="0" w:firstColumn="0" w:lastColumn="0" w:noHBand="0" w:noVBand="0"/>
      </w:tblPr>
      <w:tblGrid>
        <w:gridCol w:w="9360"/>
      </w:tblGrid>
      <w:tr w:rsidR="00C66620" w14:paraId="5FCD9640" w14:textId="77777777">
        <w:tc>
          <w:tcPr>
            <w:tcW w:w="0" w:type="auto"/>
          </w:tcPr>
          <w:p w14:paraId="63186F26" w14:textId="77777777" w:rsidR="00C66620" w:rsidRDefault="00000000" w:rsidP="00D10D64">
            <w:pPr>
              <w:spacing w:line="480" w:lineRule="auto"/>
              <w:jc w:val="center"/>
            </w:pPr>
            <w:bookmarkStart w:id="247" w:name="fig-perceived1"/>
            <w:r>
              <w:rPr>
                <w:noProof/>
              </w:rPr>
              <w:drawing>
                <wp:inline distT="0" distB="0" distL="0" distR="0" wp14:anchorId="38FFFE83" wp14:editId="4FD3AA5A">
                  <wp:extent cx="5943600" cy="475488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ms_files/figure-docx/fig-perceived1-1.png"/>
                          <pic:cNvPicPr>
                            <a:picLocks noChangeAspect="1" noChangeArrowheads="1"/>
                          </pic:cNvPicPr>
                        </pic:nvPicPr>
                        <pic:blipFill>
                          <a:blip r:embed="rId42"/>
                          <a:stretch>
                            <a:fillRect/>
                          </a:stretch>
                        </pic:blipFill>
                        <pic:spPr bwMode="auto">
                          <a:xfrm>
                            <a:off x="0" y="0"/>
                            <a:ext cx="5943600" cy="4754880"/>
                          </a:xfrm>
                          <a:prstGeom prst="rect">
                            <a:avLst/>
                          </a:prstGeom>
                          <a:noFill/>
                          <a:ln w="9525">
                            <a:noFill/>
                            <a:headEnd/>
                            <a:tailEnd/>
                          </a:ln>
                        </pic:spPr>
                      </pic:pic>
                    </a:graphicData>
                  </a:graphic>
                </wp:inline>
              </w:drawing>
            </w:r>
          </w:p>
          <w:p w14:paraId="3B6D0109" w14:textId="77777777" w:rsidR="00C66620" w:rsidRDefault="00000000" w:rsidP="00D10D64">
            <w:pPr>
              <w:pStyle w:val="ImageCaption"/>
              <w:spacing w:before="200" w:line="480" w:lineRule="auto"/>
            </w:pPr>
            <w:r>
              <w:t>Fig 5— Perceived chromatic contrasts between feeders.</w:t>
            </w:r>
          </w:p>
        </w:tc>
        <w:bookmarkEnd w:id="247"/>
      </w:tr>
    </w:tbl>
    <w:p w14:paraId="6D0A093D" w14:textId="77777777" w:rsidR="00C66620" w:rsidRDefault="00000000" w:rsidP="00D10D64">
      <w:pPr>
        <w:pStyle w:val="BodyText"/>
        <w:spacing w:line="480" w:lineRule="auto"/>
      </w:pPr>
      <w:r>
        <w:t xml:space="preserve"> </w:t>
      </w:r>
    </w:p>
    <w:tbl>
      <w:tblPr>
        <w:tblStyle w:val="Table"/>
        <w:tblW w:w="5000" w:type="pct"/>
        <w:tblLook w:val="0000" w:firstRow="0" w:lastRow="0" w:firstColumn="0" w:lastColumn="0" w:noHBand="0" w:noVBand="0"/>
      </w:tblPr>
      <w:tblGrid>
        <w:gridCol w:w="9360"/>
      </w:tblGrid>
      <w:tr w:rsidR="00C66620" w14:paraId="5D2A15AF" w14:textId="77777777">
        <w:tc>
          <w:tcPr>
            <w:tcW w:w="0" w:type="auto"/>
          </w:tcPr>
          <w:p w14:paraId="351149E5" w14:textId="77777777" w:rsidR="00C66620" w:rsidRDefault="00000000" w:rsidP="00D10D64">
            <w:pPr>
              <w:spacing w:line="480" w:lineRule="auto"/>
              <w:jc w:val="center"/>
            </w:pPr>
            <w:bookmarkStart w:id="248" w:name="fig-perceived2"/>
            <w:r>
              <w:rPr>
                <w:noProof/>
              </w:rPr>
              <w:lastRenderedPageBreak/>
              <w:drawing>
                <wp:inline distT="0" distB="0" distL="0" distR="0" wp14:anchorId="063B1278" wp14:editId="23403BEB">
                  <wp:extent cx="5943600" cy="475488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ms_files/figure-docx/fig-perceived2-1.png"/>
                          <pic:cNvPicPr>
                            <a:picLocks noChangeAspect="1" noChangeArrowheads="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14:paraId="734C9CD9" w14:textId="77777777" w:rsidR="00C66620" w:rsidRDefault="00000000" w:rsidP="00D10D64">
            <w:pPr>
              <w:pStyle w:val="ImageCaption"/>
              <w:spacing w:before="200" w:line="480" w:lineRule="auto"/>
            </w:pPr>
            <w:r>
              <w:t>Fig 6— Perceived achromatic contrasts between feeders.</w:t>
            </w:r>
          </w:p>
        </w:tc>
        <w:bookmarkEnd w:id="248"/>
      </w:tr>
    </w:tbl>
    <w:p w14:paraId="328EC725" w14:textId="77777777" w:rsidR="00C66620" w:rsidRDefault="00000000">
      <w:r>
        <w:br w:type="page"/>
      </w:r>
    </w:p>
    <w:p w14:paraId="2A7AB7DA" w14:textId="77777777" w:rsidR="00C66620" w:rsidRDefault="00000000" w:rsidP="00D10D64">
      <w:pPr>
        <w:pStyle w:val="Heading4"/>
        <w:spacing w:line="480" w:lineRule="auto"/>
      </w:pPr>
      <w:bookmarkStart w:id="249" w:name="checking-the-models-plots"/>
      <w:bookmarkEnd w:id="245"/>
      <w:r>
        <w:lastRenderedPageBreak/>
        <w:t>Checking the models plots</w:t>
      </w:r>
    </w:p>
    <w:p w14:paraId="40EBDEC4" w14:textId="77777777" w:rsidR="00C66620" w:rsidRDefault="00000000" w:rsidP="00D10D64">
      <w:pPr>
        <w:pStyle w:val="FirstParagraph"/>
        <w:spacing w:line="480" w:lineRule="auto"/>
      </w:pPr>
      <w:r>
        <w:t>Model formula for task is:</w:t>
      </w:r>
      <w:r>
        <w:br/>
        <w:t>Choice ~ Trial</w:t>
      </w:r>
      <w:r>
        <w:rPr>
          <w:i/>
          <w:iCs/>
        </w:rPr>
        <w:t>cort</w:t>
      </w:r>
      <w:r>
        <w:t>temp + (1 + Trial|lizard_id)</w:t>
      </w:r>
      <w:r>
        <w:br/>
        <w:t>Plots for the different models of the associative task:</w:t>
      </w:r>
      <w:r>
        <w:br/>
        <w:t xml:space="preserve">1.- </w:t>
      </w:r>
      <w:r>
        <w:rPr>
          <w:i/>
          <w:iCs/>
        </w:rPr>
        <w:t>L. delicata</w:t>
      </w:r>
      <w:r>
        <w:br/>
        <w:t>1.a.- Red</w:t>
      </w:r>
    </w:p>
    <w:p w14:paraId="33CDE45D" w14:textId="77777777" w:rsidR="00C66620" w:rsidRDefault="00000000">
      <w:pPr>
        <w:pStyle w:val="SourceCode"/>
      </w:pPr>
      <w:r>
        <w:rPr>
          <w:rStyle w:val="VerbatimChar"/>
        </w:rPr>
        <w:t xml:space="preserve">    Estimate  Est.Error      Q2.5     Q97.5</w:t>
      </w:r>
      <w:r>
        <w:br/>
      </w:r>
      <w:r>
        <w:rPr>
          <w:rStyle w:val="VerbatimChar"/>
        </w:rPr>
        <w:t>R2 0.1695644 0.02196313 0.1255778 0.2110525</w:t>
      </w:r>
    </w:p>
    <w:tbl>
      <w:tblPr>
        <w:tblStyle w:val="Table"/>
        <w:tblW w:w="5000" w:type="pct"/>
        <w:tblLook w:val="0000" w:firstRow="0" w:lastRow="0" w:firstColumn="0" w:lastColumn="0" w:noHBand="0" w:noVBand="0"/>
      </w:tblPr>
      <w:tblGrid>
        <w:gridCol w:w="9360"/>
      </w:tblGrid>
      <w:tr w:rsidR="00C66620" w14:paraId="73AE6D35" w14:textId="77777777">
        <w:tc>
          <w:tcPr>
            <w:tcW w:w="0" w:type="auto"/>
          </w:tcPr>
          <w:p w14:paraId="7CBE917B" w14:textId="77777777" w:rsidR="00C66620" w:rsidRDefault="00000000">
            <w:pPr>
              <w:jc w:val="center"/>
            </w:pPr>
            <w:r>
              <w:rPr>
                <w:noProof/>
              </w:rPr>
              <w:drawing>
                <wp:inline distT="0" distB="0" distL="0" distR="0" wp14:anchorId="7247744B" wp14:editId="3A455DDA">
                  <wp:extent cx="4160520" cy="3328416"/>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ms_files/figure-docx/plotmod_dar-1.png"/>
                          <pic:cNvPicPr>
                            <a:picLocks noChangeAspect="1" noChangeArrowheads="1"/>
                          </pic:cNvPicPr>
                        </pic:nvPicPr>
                        <pic:blipFill>
                          <a:blip r:embed="rId44"/>
                          <a:stretch>
                            <a:fillRect/>
                          </a:stretch>
                        </pic:blipFill>
                        <pic:spPr bwMode="auto">
                          <a:xfrm>
                            <a:off x="0" y="0"/>
                            <a:ext cx="4160520" cy="3328416"/>
                          </a:xfrm>
                          <a:prstGeom prst="rect">
                            <a:avLst/>
                          </a:prstGeom>
                          <a:noFill/>
                          <a:ln w="9525">
                            <a:noFill/>
                            <a:headEnd/>
                            <a:tailEnd/>
                          </a:ln>
                        </pic:spPr>
                      </pic:pic>
                    </a:graphicData>
                  </a:graphic>
                </wp:inline>
              </w:drawing>
            </w:r>
          </w:p>
          <w:p w14:paraId="35E029C0" w14:textId="77777777" w:rsidR="00C66620" w:rsidRDefault="00C66620">
            <w:pPr>
              <w:pStyle w:val="ImageCaption"/>
              <w:spacing w:before="200"/>
            </w:pPr>
          </w:p>
        </w:tc>
      </w:tr>
      <w:tr w:rsidR="00C66620" w14:paraId="479F0B49" w14:textId="77777777">
        <w:tc>
          <w:tcPr>
            <w:tcW w:w="0" w:type="auto"/>
          </w:tcPr>
          <w:p w14:paraId="05A08EE2" w14:textId="77777777" w:rsidR="00C66620" w:rsidRDefault="00000000">
            <w:pPr>
              <w:jc w:val="center"/>
            </w:pPr>
            <w:r>
              <w:rPr>
                <w:noProof/>
              </w:rPr>
              <w:lastRenderedPageBreak/>
              <w:drawing>
                <wp:inline distT="0" distB="0" distL="0" distR="0" wp14:anchorId="122E50BC" wp14:editId="15DBFC4A">
                  <wp:extent cx="4160520" cy="332841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ms_files/figure-docx/plotmod_dar-2.png"/>
                          <pic:cNvPicPr>
                            <a:picLocks noChangeAspect="1" noChangeArrowheads="1"/>
                          </pic:cNvPicPr>
                        </pic:nvPicPr>
                        <pic:blipFill>
                          <a:blip r:embed="rId45"/>
                          <a:stretch>
                            <a:fillRect/>
                          </a:stretch>
                        </pic:blipFill>
                        <pic:spPr bwMode="auto">
                          <a:xfrm>
                            <a:off x="0" y="0"/>
                            <a:ext cx="4160520" cy="3328416"/>
                          </a:xfrm>
                          <a:prstGeom prst="rect">
                            <a:avLst/>
                          </a:prstGeom>
                          <a:noFill/>
                          <a:ln w="9525">
                            <a:noFill/>
                            <a:headEnd/>
                            <a:tailEnd/>
                          </a:ln>
                        </pic:spPr>
                      </pic:pic>
                    </a:graphicData>
                  </a:graphic>
                </wp:inline>
              </w:drawing>
            </w:r>
          </w:p>
          <w:p w14:paraId="7B96148B" w14:textId="77777777" w:rsidR="00C66620" w:rsidRDefault="00C66620">
            <w:pPr>
              <w:pStyle w:val="ImageCaption"/>
              <w:spacing w:before="200"/>
            </w:pPr>
          </w:p>
        </w:tc>
      </w:tr>
      <w:tr w:rsidR="00C66620" w14:paraId="78C17ACC" w14:textId="77777777">
        <w:tc>
          <w:tcPr>
            <w:tcW w:w="0" w:type="auto"/>
          </w:tcPr>
          <w:p w14:paraId="3B80D3D9" w14:textId="77777777" w:rsidR="00C66620" w:rsidRDefault="00000000">
            <w:pPr>
              <w:jc w:val="center"/>
            </w:pPr>
            <w:r>
              <w:rPr>
                <w:noProof/>
              </w:rPr>
              <w:drawing>
                <wp:inline distT="0" distB="0" distL="0" distR="0" wp14:anchorId="336A5B01" wp14:editId="12321114">
                  <wp:extent cx="4160520" cy="3328416"/>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s_files/figure-docx/plotmod_dar-3.png"/>
                          <pic:cNvPicPr>
                            <a:picLocks noChangeAspect="1" noChangeArrowheads="1"/>
                          </pic:cNvPicPr>
                        </pic:nvPicPr>
                        <pic:blipFill>
                          <a:blip r:embed="rId46"/>
                          <a:stretch>
                            <a:fillRect/>
                          </a:stretch>
                        </pic:blipFill>
                        <pic:spPr bwMode="auto">
                          <a:xfrm>
                            <a:off x="0" y="0"/>
                            <a:ext cx="4160520" cy="3328416"/>
                          </a:xfrm>
                          <a:prstGeom prst="rect">
                            <a:avLst/>
                          </a:prstGeom>
                          <a:noFill/>
                          <a:ln w="9525">
                            <a:noFill/>
                            <a:headEnd/>
                            <a:tailEnd/>
                          </a:ln>
                        </pic:spPr>
                      </pic:pic>
                    </a:graphicData>
                  </a:graphic>
                </wp:inline>
              </w:drawing>
            </w:r>
          </w:p>
          <w:p w14:paraId="584C0DFD" w14:textId="77777777" w:rsidR="00C66620" w:rsidRDefault="00C66620">
            <w:pPr>
              <w:pStyle w:val="ImageCaption"/>
              <w:spacing w:before="200"/>
            </w:pPr>
          </w:p>
        </w:tc>
      </w:tr>
    </w:tbl>
    <w:p w14:paraId="3190E6C9" w14:textId="77777777" w:rsidR="00C66620" w:rsidRDefault="00000000">
      <w:r>
        <w:br w:type="page"/>
      </w:r>
    </w:p>
    <w:p w14:paraId="1EF27E78" w14:textId="77777777" w:rsidR="00C66620" w:rsidRDefault="00000000">
      <w:pPr>
        <w:pStyle w:val="BodyText"/>
      </w:pPr>
      <w:r>
        <w:lastRenderedPageBreak/>
        <w:t>1.b.- Blue</w:t>
      </w:r>
    </w:p>
    <w:p w14:paraId="57EA8614" w14:textId="77777777" w:rsidR="00C66620" w:rsidRDefault="00000000">
      <w:pPr>
        <w:pStyle w:val="SourceCode"/>
      </w:pPr>
      <w:r>
        <w:rPr>
          <w:rStyle w:val="VerbatimChar"/>
        </w:rPr>
        <w:t xml:space="preserve">     Estimate  Est.Error       Q2.5     Q97.5</w:t>
      </w:r>
      <w:r>
        <w:br/>
      </w:r>
      <w:r>
        <w:rPr>
          <w:rStyle w:val="VerbatimChar"/>
        </w:rPr>
        <w:t>R2 0.07757601 0.02088415 0.03926128 0.1200952</w:t>
      </w:r>
    </w:p>
    <w:tbl>
      <w:tblPr>
        <w:tblStyle w:val="Table"/>
        <w:tblW w:w="5000" w:type="pct"/>
        <w:tblLook w:val="0000" w:firstRow="0" w:lastRow="0" w:firstColumn="0" w:lastColumn="0" w:noHBand="0" w:noVBand="0"/>
      </w:tblPr>
      <w:tblGrid>
        <w:gridCol w:w="9360"/>
      </w:tblGrid>
      <w:tr w:rsidR="00C66620" w14:paraId="7BB8B2FA" w14:textId="77777777">
        <w:tc>
          <w:tcPr>
            <w:tcW w:w="0" w:type="auto"/>
          </w:tcPr>
          <w:p w14:paraId="5B2687DA" w14:textId="77777777" w:rsidR="00C66620" w:rsidRDefault="00000000">
            <w:pPr>
              <w:jc w:val="center"/>
            </w:pPr>
            <w:r>
              <w:rPr>
                <w:noProof/>
              </w:rPr>
              <w:drawing>
                <wp:inline distT="0" distB="0" distL="0" distR="0" wp14:anchorId="25C5EC55" wp14:editId="350837F8">
                  <wp:extent cx="4160520" cy="3328416"/>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ms_files/figure-docx/plotmod_dab-1.png"/>
                          <pic:cNvPicPr>
                            <a:picLocks noChangeAspect="1" noChangeArrowheads="1"/>
                          </pic:cNvPicPr>
                        </pic:nvPicPr>
                        <pic:blipFill>
                          <a:blip r:embed="rId47"/>
                          <a:stretch>
                            <a:fillRect/>
                          </a:stretch>
                        </pic:blipFill>
                        <pic:spPr bwMode="auto">
                          <a:xfrm>
                            <a:off x="0" y="0"/>
                            <a:ext cx="4160520" cy="3328416"/>
                          </a:xfrm>
                          <a:prstGeom prst="rect">
                            <a:avLst/>
                          </a:prstGeom>
                          <a:noFill/>
                          <a:ln w="9525">
                            <a:noFill/>
                            <a:headEnd/>
                            <a:tailEnd/>
                          </a:ln>
                        </pic:spPr>
                      </pic:pic>
                    </a:graphicData>
                  </a:graphic>
                </wp:inline>
              </w:drawing>
            </w:r>
          </w:p>
          <w:p w14:paraId="7036A72F" w14:textId="77777777" w:rsidR="00C66620" w:rsidRDefault="00C66620">
            <w:pPr>
              <w:pStyle w:val="ImageCaption"/>
              <w:spacing w:before="200"/>
            </w:pPr>
          </w:p>
        </w:tc>
      </w:tr>
      <w:tr w:rsidR="00C66620" w14:paraId="7CE0C3E6" w14:textId="77777777">
        <w:tc>
          <w:tcPr>
            <w:tcW w:w="0" w:type="auto"/>
          </w:tcPr>
          <w:p w14:paraId="77B7193A" w14:textId="77777777" w:rsidR="00C66620" w:rsidRDefault="00000000">
            <w:pPr>
              <w:jc w:val="center"/>
            </w:pPr>
            <w:r>
              <w:rPr>
                <w:noProof/>
              </w:rPr>
              <w:drawing>
                <wp:inline distT="0" distB="0" distL="0" distR="0" wp14:anchorId="1757FCB0" wp14:editId="2585AC61">
                  <wp:extent cx="4160520" cy="3328416"/>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ms_files/figure-docx/plotmod_dab-2.png"/>
                          <pic:cNvPicPr>
                            <a:picLocks noChangeAspect="1" noChangeArrowheads="1"/>
                          </pic:cNvPicPr>
                        </pic:nvPicPr>
                        <pic:blipFill>
                          <a:blip r:embed="rId48"/>
                          <a:stretch>
                            <a:fillRect/>
                          </a:stretch>
                        </pic:blipFill>
                        <pic:spPr bwMode="auto">
                          <a:xfrm>
                            <a:off x="0" y="0"/>
                            <a:ext cx="4160520" cy="3328416"/>
                          </a:xfrm>
                          <a:prstGeom prst="rect">
                            <a:avLst/>
                          </a:prstGeom>
                          <a:noFill/>
                          <a:ln w="9525">
                            <a:noFill/>
                            <a:headEnd/>
                            <a:tailEnd/>
                          </a:ln>
                        </pic:spPr>
                      </pic:pic>
                    </a:graphicData>
                  </a:graphic>
                </wp:inline>
              </w:drawing>
            </w:r>
          </w:p>
          <w:p w14:paraId="464FC260" w14:textId="77777777" w:rsidR="00C66620" w:rsidRDefault="00C66620">
            <w:pPr>
              <w:pStyle w:val="ImageCaption"/>
              <w:spacing w:before="200"/>
            </w:pPr>
          </w:p>
        </w:tc>
      </w:tr>
      <w:tr w:rsidR="00C66620" w14:paraId="469BE8DC" w14:textId="77777777">
        <w:tc>
          <w:tcPr>
            <w:tcW w:w="0" w:type="auto"/>
          </w:tcPr>
          <w:p w14:paraId="55C84564" w14:textId="77777777" w:rsidR="00C66620" w:rsidRDefault="00000000">
            <w:pPr>
              <w:jc w:val="center"/>
            </w:pPr>
            <w:r>
              <w:rPr>
                <w:noProof/>
              </w:rPr>
              <w:lastRenderedPageBreak/>
              <w:drawing>
                <wp:inline distT="0" distB="0" distL="0" distR="0" wp14:anchorId="1432C0CF" wp14:editId="7A1B882F">
                  <wp:extent cx="4160520" cy="3328416"/>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ms_files/figure-docx/plotmod_dab-3.png"/>
                          <pic:cNvPicPr>
                            <a:picLocks noChangeAspect="1" noChangeArrowheads="1"/>
                          </pic:cNvPicPr>
                        </pic:nvPicPr>
                        <pic:blipFill>
                          <a:blip r:embed="rId49"/>
                          <a:stretch>
                            <a:fillRect/>
                          </a:stretch>
                        </pic:blipFill>
                        <pic:spPr bwMode="auto">
                          <a:xfrm>
                            <a:off x="0" y="0"/>
                            <a:ext cx="4160520" cy="3328416"/>
                          </a:xfrm>
                          <a:prstGeom prst="rect">
                            <a:avLst/>
                          </a:prstGeom>
                          <a:noFill/>
                          <a:ln w="9525">
                            <a:noFill/>
                            <a:headEnd/>
                            <a:tailEnd/>
                          </a:ln>
                        </pic:spPr>
                      </pic:pic>
                    </a:graphicData>
                  </a:graphic>
                </wp:inline>
              </w:drawing>
            </w:r>
          </w:p>
          <w:p w14:paraId="7F1AEA50" w14:textId="77777777" w:rsidR="00C66620" w:rsidRDefault="00C66620">
            <w:pPr>
              <w:pStyle w:val="ImageCaption"/>
              <w:spacing w:before="200"/>
            </w:pPr>
          </w:p>
        </w:tc>
      </w:tr>
    </w:tbl>
    <w:p w14:paraId="66412C0B" w14:textId="77777777" w:rsidR="00C66620" w:rsidRDefault="00000000">
      <w:r>
        <w:br w:type="page"/>
      </w:r>
    </w:p>
    <w:p w14:paraId="6D437FF4" w14:textId="77777777" w:rsidR="00C66620" w:rsidRDefault="00000000">
      <w:pPr>
        <w:pStyle w:val="BodyText"/>
      </w:pPr>
      <w:r>
        <w:lastRenderedPageBreak/>
        <w:t xml:space="preserve">2.- </w:t>
      </w:r>
      <w:r>
        <w:rPr>
          <w:i/>
          <w:iCs/>
        </w:rPr>
        <w:t>L. guichenoti</w:t>
      </w:r>
      <w:r>
        <w:br/>
        <w:t>2.a.- Red</w:t>
      </w:r>
    </w:p>
    <w:p w14:paraId="5190AB4D" w14:textId="77777777" w:rsidR="00C66620" w:rsidRDefault="00000000">
      <w:pPr>
        <w:pStyle w:val="SourceCode"/>
      </w:pPr>
      <w:r>
        <w:rPr>
          <w:rStyle w:val="VerbatimChar"/>
        </w:rPr>
        <w:t xml:space="preserve">    Estimate  Est.Error      Q2.5     Q97.5</w:t>
      </w:r>
      <w:r>
        <w:br/>
      </w:r>
      <w:r>
        <w:rPr>
          <w:rStyle w:val="VerbatimChar"/>
        </w:rPr>
        <w:t>R2 0.1858621 0.02466494 0.1359576 0.2330882</w:t>
      </w:r>
    </w:p>
    <w:tbl>
      <w:tblPr>
        <w:tblStyle w:val="Table"/>
        <w:tblW w:w="5000" w:type="pct"/>
        <w:tblLook w:val="0000" w:firstRow="0" w:lastRow="0" w:firstColumn="0" w:lastColumn="0" w:noHBand="0" w:noVBand="0"/>
      </w:tblPr>
      <w:tblGrid>
        <w:gridCol w:w="9360"/>
      </w:tblGrid>
      <w:tr w:rsidR="00C66620" w14:paraId="4BD43198" w14:textId="77777777">
        <w:tc>
          <w:tcPr>
            <w:tcW w:w="0" w:type="auto"/>
          </w:tcPr>
          <w:p w14:paraId="360885F6" w14:textId="77777777" w:rsidR="00C66620" w:rsidRDefault="00000000">
            <w:pPr>
              <w:jc w:val="center"/>
            </w:pPr>
            <w:r>
              <w:rPr>
                <w:noProof/>
              </w:rPr>
              <w:drawing>
                <wp:inline distT="0" distB="0" distL="0" distR="0" wp14:anchorId="0D445BC1" wp14:editId="1280A527">
                  <wp:extent cx="4160520" cy="3328416"/>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ms_files/figure-docx/plotmod_gar-1.png"/>
                          <pic:cNvPicPr>
                            <a:picLocks noChangeAspect="1" noChangeArrowheads="1"/>
                          </pic:cNvPicPr>
                        </pic:nvPicPr>
                        <pic:blipFill>
                          <a:blip r:embed="rId50"/>
                          <a:stretch>
                            <a:fillRect/>
                          </a:stretch>
                        </pic:blipFill>
                        <pic:spPr bwMode="auto">
                          <a:xfrm>
                            <a:off x="0" y="0"/>
                            <a:ext cx="4160520" cy="3328416"/>
                          </a:xfrm>
                          <a:prstGeom prst="rect">
                            <a:avLst/>
                          </a:prstGeom>
                          <a:noFill/>
                          <a:ln w="9525">
                            <a:noFill/>
                            <a:headEnd/>
                            <a:tailEnd/>
                          </a:ln>
                        </pic:spPr>
                      </pic:pic>
                    </a:graphicData>
                  </a:graphic>
                </wp:inline>
              </w:drawing>
            </w:r>
          </w:p>
          <w:p w14:paraId="0007F1CF" w14:textId="77777777" w:rsidR="00C66620" w:rsidRDefault="00C66620">
            <w:pPr>
              <w:pStyle w:val="ImageCaption"/>
              <w:spacing w:before="200"/>
            </w:pPr>
          </w:p>
        </w:tc>
      </w:tr>
      <w:tr w:rsidR="00C66620" w14:paraId="3F7FF21A" w14:textId="77777777">
        <w:tc>
          <w:tcPr>
            <w:tcW w:w="0" w:type="auto"/>
          </w:tcPr>
          <w:p w14:paraId="267F722F" w14:textId="77777777" w:rsidR="00C66620" w:rsidRDefault="00000000">
            <w:pPr>
              <w:jc w:val="center"/>
            </w:pPr>
            <w:r>
              <w:rPr>
                <w:noProof/>
              </w:rPr>
              <w:drawing>
                <wp:inline distT="0" distB="0" distL="0" distR="0" wp14:anchorId="6C4C78D2" wp14:editId="4CC3FE35">
                  <wp:extent cx="4160520" cy="3328416"/>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ms_files/figure-docx/plotmod_gar-2.png"/>
                          <pic:cNvPicPr>
                            <a:picLocks noChangeAspect="1" noChangeArrowheads="1"/>
                          </pic:cNvPicPr>
                        </pic:nvPicPr>
                        <pic:blipFill>
                          <a:blip r:embed="rId51"/>
                          <a:stretch>
                            <a:fillRect/>
                          </a:stretch>
                        </pic:blipFill>
                        <pic:spPr bwMode="auto">
                          <a:xfrm>
                            <a:off x="0" y="0"/>
                            <a:ext cx="4160520" cy="3328416"/>
                          </a:xfrm>
                          <a:prstGeom prst="rect">
                            <a:avLst/>
                          </a:prstGeom>
                          <a:noFill/>
                          <a:ln w="9525">
                            <a:noFill/>
                            <a:headEnd/>
                            <a:tailEnd/>
                          </a:ln>
                        </pic:spPr>
                      </pic:pic>
                    </a:graphicData>
                  </a:graphic>
                </wp:inline>
              </w:drawing>
            </w:r>
          </w:p>
          <w:p w14:paraId="024C2DA6" w14:textId="77777777" w:rsidR="00C66620" w:rsidRDefault="00C66620">
            <w:pPr>
              <w:pStyle w:val="ImageCaption"/>
              <w:spacing w:before="200"/>
            </w:pPr>
          </w:p>
        </w:tc>
      </w:tr>
      <w:tr w:rsidR="00C66620" w14:paraId="7B1DD232" w14:textId="77777777">
        <w:tc>
          <w:tcPr>
            <w:tcW w:w="0" w:type="auto"/>
          </w:tcPr>
          <w:p w14:paraId="2A779D26" w14:textId="77777777" w:rsidR="00C66620" w:rsidRDefault="00000000">
            <w:pPr>
              <w:jc w:val="center"/>
            </w:pPr>
            <w:r>
              <w:rPr>
                <w:noProof/>
              </w:rPr>
              <w:lastRenderedPageBreak/>
              <w:drawing>
                <wp:inline distT="0" distB="0" distL="0" distR="0" wp14:anchorId="15FC2314" wp14:editId="04DA785B">
                  <wp:extent cx="4160520" cy="3328416"/>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ms_files/figure-docx/plotmod_gar-3.png"/>
                          <pic:cNvPicPr>
                            <a:picLocks noChangeAspect="1" noChangeArrowheads="1"/>
                          </pic:cNvPicPr>
                        </pic:nvPicPr>
                        <pic:blipFill>
                          <a:blip r:embed="rId52"/>
                          <a:stretch>
                            <a:fillRect/>
                          </a:stretch>
                        </pic:blipFill>
                        <pic:spPr bwMode="auto">
                          <a:xfrm>
                            <a:off x="0" y="0"/>
                            <a:ext cx="4160520" cy="3328416"/>
                          </a:xfrm>
                          <a:prstGeom prst="rect">
                            <a:avLst/>
                          </a:prstGeom>
                          <a:noFill/>
                          <a:ln w="9525">
                            <a:noFill/>
                            <a:headEnd/>
                            <a:tailEnd/>
                          </a:ln>
                        </pic:spPr>
                      </pic:pic>
                    </a:graphicData>
                  </a:graphic>
                </wp:inline>
              </w:drawing>
            </w:r>
          </w:p>
          <w:p w14:paraId="49D49325" w14:textId="77777777" w:rsidR="00C66620" w:rsidRDefault="00C66620">
            <w:pPr>
              <w:pStyle w:val="ImageCaption"/>
              <w:spacing w:before="200"/>
            </w:pPr>
          </w:p>
        </w:tc>
      </w:tr>
    </w:tbl>
    <w:p w14:paraId="4215CD9D" w14:textId="77777777" w:rsidR="00C66620" w:rsidRDefault="00000000">
      <w:r>
        <w:br w:type="page"/>
      </w:r>
    </w:p>
    <w:p w14:paraId="597DC6D7" w14:textId="77777777" w:rsidR="00C66620" w:rsidRDefault="00000000">
      <w:pPr>
        <w:pStyle w:val="BodyText"/>
      </w:pPr>
      <w:r>
        <w:lastRenderedPageBreak/>
        <w:t>2.b.- Blue</w:t>
      </w:r>
    </w:p>
    <w:p w14:paraId="494218E5" w14:textId="77777777" w:rsidR="00C66620" w:rsidRDefault="00000000">
      <w:pPr>
        <w:pStyle w:val="SourceCode"/>
      </w:pPr>
      <w:r>
        <w:rPr>
          <w:rStyle w:val="VerbatimChar"/>
        </w:rPr>
        <w:t xml:space="preserve">    Estimate  Est.Error       Q2.5     Q97.5</w:t>
      </w:r>
      <w:r>
        <w:br/>
      </w:r>
      <w:r>
        <w:rPr>
          <w:rStyle w:val="VerbatimChar"/>
        </w:rPr>
        <w:t>R2 0.1367205 0.02551682 0.08796974 0.1865906</w:t>
      </w:r>
    </w:p>
    <w:tbl>
      <w:tblPr>
        <w:tblStyle w:val="Table"/>
        <w:tblW w:w="5000" w:type="pct"/>
        <w:tblLook w:val="0000" w:firstRow="0" w:lastRow="0" w:firstColumn="0" w:lastColumn="0" w:noHBand="0" w:noVBand="0"/>
      </w:tblPr>
      <w:tblGrid>
        <w:gridCol w:w="9360"/>
      </w:tblGrid>
      <w:tr w:rsidR="00C66620" w14:paraId="6B269ED8" w14:textId="77777777">
        <w:tc>
          <w:tcPr>
            <w:tcW w:w="0" w:type="auto"/>
          </w:tcPr>
          <w:p w14:paraId="07C1ED86" w14:textId="77777777" w:rsidR="00C66620" w:rsidRDefault="00000000">
            <w:pPr>
              <w:jc w:val="center"/>
            </w:pPr>
            <w:r>
              <w:rPr>
                <w:noProof/>
              </w:rPr>
              <w:drawing>
                <wp:inline distT="0" distB="0" distL="0" distR="0" wp14:anchorId="4C47F67A" wp14:editId="7FC781BB">
                  <wp:extent cx="4160520" cy="3328416"/>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ms_files/figure-docx/plotmod_gab-1.png"/>
                          <pic:cNvPicPr>
                            <a:picLocks noChangeAspect="1" noChangeArrowheads="1"/>
                          </pic:cNvPicPr>
                        </pic:nvPicPr>
                        <pic:blipFill>
                          <a:blip r:embed="rId53"/>
                          <a:stretch>
                            <a:fillRect/>
                          </a:stretch>
                        </pic:blipFill>
                        <pic:spPr bwMode="auto">
                          <a:xfrm>
                            <a:off x="0" y="0"/>
                            <a:ext cx="4160520" cy="3328416"/>
                          </a:xfrm>
                          <a:prstGeom prst="rect">
                            <a:avLst/>
                          </a:prstGeom>
                          <a:noFill/>
                          <a:ln w="9525">
                            <a:noFill/>
                            <a:headEnd/>
                            <a:tailEnd/>
                          </a:ln>
                        </pic:spPr>
                      </pic:pic>
                    </a:graphicData>
                  </a:graphic>
                </wp:inline>
              </w:drawing>
            </w:r>
          </w:p>
          <w:p w14:paraId="35C1E979" w14:textId="77777777" w:rsidR="00C66620" w:rsidRDefault="00C66620">
            <w:pPr>
              <w:pStyle w:val="ImageCaption"/>
              <w:spacing w:before="200"/>
            </w:pPr>
          </w:p>
        </w:tc>
      </w:tr>
      <w:tr w:rsidR="00C66620" w14:paraId="5DF19A50" w14:textId="77777777">
        <w:tc>
          <w:tcPr>
            <w:tcW w:w="0" w:type="auto"/>
          </w:tcPr>
          <w:p w14:paraId="43A8C725" w14:textId="77777777" w:rsidR="00C66620" w:rsidRDefault="00000000">
            <w:pPr>
              <w:jc w:val="center"/>
            </w:pPr>
            <w:r>
              <w:rPr>
                <w:noProof/>
              </w:rPr>
              <w:drawing>
                <wp:inline distT="0" distB="0" distL="0" distR="0" wp14:anchorId="23C8D3DA" wp14:editId="6A7421D8">
                  <wp:extent cx="4160520" cy="3328416"/>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173" name="Picture" descr="ms_files/figure-docx/plotmod_gab-2.png"/>
                          <pic:cNvPicPr>
                            <a:picLocks noChangeAspect="1" noChangeArrowheads="1"/>
                          </pic:cNvPicPr>
                        </pic:nvPicPr>
                        <pic:blipFill>
                          <a:blip r:embed="rId54"/>
                          <a:stretch>
                            <a:fillRect/>
                          </a:stretch>
                        </pic:blipFill>
                        <pic:spPr bwMode="auto">
                          <a:xfrm>
                            <a:off x="0" y="0"/>
                            <a:ext cx="4160520" cy="3328416"/>
                          </a:xfrm>
                          <a:prstGeom prst="rect">
                            <a:avLst/>
                          </a:prstGeom>
                          <a:noFill/>
                          <a:ln w="9525">
                            <a:noFill/>
                            <a:headEnd/>
                            <a:tailEnd/>
                          </a:ln>
                        </pic:spPr>
                      </pic:pic>
                    </a:graphicData>
                  </a:graphic>
                </wp:inline>
              </w:drawing>
            </w:r>
          </w:p>
          <w:p w14:paraId="3CECA7E4" w14:textId="77777777" w:rsidR="00C66620" w:rsidRDefault="00C66620">
            <w:pPr>
              <w:pStyle w:val="ImageCaption"/>
              <w:spacing w:before="200"/>
            </w:pPr>
          </w:p>
        </w:tc>
      </w:tr>
      <w:tr w:rsidR="00C66620" w14:paraId="1F1EF827" w14:textId="77777777">
        <w:tc>
          <w:tcPr>
            <w:tcW w:w="0" w:type="auto"/>
          </w:tcPr>
          <w:p w14:paraId="18B9C9A7" w14:textId="77777777" w:rsidR="00C66620" w:rsidRDefault="00000000">
            <w:pPr>
              <w:jc w:val="center"/>
            </w:pPr>
            <w:r>
              <w:rPr>
                <w:noProof/>
              </w:rPr>
              <w:lastRenderedPageBreak/>
              <w:drawing>
                <wp:inline distT="0" distB="0" distL="0" distR="0" wp14:anchorId="04433889" wp14:editId="21DC83D0">
                  <wp:extent cx="4160520" cy="3328416"/>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s_files/figure-docx/plotmod_gab-3.png"/>
                          <pic:cNvPicPr>
                            <a:picLocks noChangeAspect="1" noChangeArrowheads="1"/>
                          </pic:cNvPicPr>
                        </pic:nvPicPr>
                        <pic:blipFill>
                          <a:blip r:embed="rId55"/>
                          <a:stretch>
                            <a:fillRect/>
                          </a:stretch>
                        </pic:blipFill>
                        <pic:spPr bwMode="auto">
                          <a:xfrm>
                            <a:off x="0" y="0"/>
                            <a:ext cx="4160520" cy="3328416"/>
                          </a:xfrm>
                          <a:prstGeom prst="rect">
                            <a:avLst/>
                          </a:prstGeom>
                          <a:noFill/>
                          <a:ln w="9525">
                            <a:noFill/>
                            <a:headEnd/>
                            <a:tailEnd/>
                          </a:ln>
                        </pic:spPr>
                      </pic:pic>
                    </a:graphicData>
                  </a:graphic>
                </wp:inline>
              </w:drawing>
            </w:r>
          </w:p>
          <w:p w14:paraId="2A79D64C" w14:textId="77777777" w:rsidR="00C66620" w:rsidRDefault="00C66620">
            <w:pPr>
              <w:pStyle w:val="ImageCaption"/>
              <w:spacing w:before="200"/>
            </w:pPr>
          </w:p>
        </w:tc>
      </w:tr>
    </w:tbl>
    <w:p w14:paraId="0222C225" w14:textId="77777777" w:rsidR="00C66620" w:rsidRDefault="00000000">
      <w:r>
        <w:br w:type="page"/>
      </w:r>
    </w:p>
    <w:p w14:paraId="0A7EADFB" w14:textId="77777777" w:rsidR="00C66620" w:rsidRDefault="00000000" w:rsidP="00D10D64">
      <w:pPr>
        <w:pStyle w:val="Heading4"/>
        <w:spacing w:line="480" w:lineRule="auto"/>
      </w:pPr>
      <w:bookmarkStart w:id="250" w:name="models-with-age-included"/>
      <w:bookmarkEnd w:id="249"/>
      <w:r>
        <w:lastRenderedPageBreak/>
        <w:t>Models with age included</w:t>
      </w:r>
    </w:p>
    <w:p w14:paraId="38E533ED" w14:textId="77777777" w:rsidR="00C66620" w:rsidRDefault="00000000" w:rsidP="00D10D64">
      <w:pPr>
        <w:pStyle w:val="FirstParagraph"/>
        <w:spacing w:line="480" w:lineRule="auto"/>
      </w:pPr>
      <w:r>
        <w:t xml:space="preserve">Table 3. Results for </w:t>
      </w:r>
      <w:r>
        <w:rPr>
          <w:i/>
          <w:iCs/>
        </w:rPr>
        <w:t>L. delicata</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77DFF194"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05EF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51"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BBCE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C1A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A1CE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4FD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0E62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D4C8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E0B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6626940"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3A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754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8F0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F55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C811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181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DB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2B9E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C66620" w14:paraId="01EB967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C74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D2B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5C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064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B10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782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ED7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C2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C66620" w14:paraId="52766EB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79DC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DD47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D72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DA1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BCB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35FC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2D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25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C66620" w14:paraId="4CA8994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238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CAD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56C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80F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D8A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5FF3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D052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B5B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C66620" w14:paraId="130E249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DBA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5E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664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15F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CC3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63A2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16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069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C66620" w14:paraId="7B2235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72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825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194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17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35C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18E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4865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38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C66620" w14:paraId="771B170E"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CE6B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DBF6C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763F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310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E8E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CA16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F5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0C24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C66620" w14:paraId="6BE3C88A"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638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6299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B5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8D8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E2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321B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10D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64F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C66620" w14:paraId="1565150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14B0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7E6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05E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5CCA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995C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29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AFF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1CD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61E4F0E1" w14:textId="6CD4CD36" w:rsidR="00C66620" w:rsidRDefault="00C66620">
      <w:pPr>
        <w:pStyle w:val="BodyText"/>
      </w:pPr>
    </w:p>
    <w:bookmarkEnd w:id="251"/>
    <w:p w14:paraId="26F9D62F" w14:textId="77777777" w:rsidR="00C66620" w:rsidRDefault="00000000">
      <w:r>
        <w:br w:type="page"/>
      </w:r>
    </w:p>
    <w:p w14:paraId="599A98DF" w14:textId="77777777" w:rsidR="00C66620" w:rsidRDefault="00000000" w:rsidP="00D10D64">
      <w:pPr>
        <w:pStyle w:val="BodyText"/>
        <w:spacing w:line="480" w:lineRule="auto"/>
      </w:pPr>
      <w:r>
        <w:lastRenderedPageBreak/>
        <w:t xml:space="preserve">Table 4. Results for </w:t>
      </w:r>
      <w:r>
        <w:rPr>
          <w:i/>
          <w:iCs/>
        </w:rPr>
        <w:t>L. delicata</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3DBC93B"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E78E0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52"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FCB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653EF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EBA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D9A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07C6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B13C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7A60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2BB66FC7"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A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70C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D6A8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C09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501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356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8F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CE9E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C66620" w14:paraId="5A448E3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B00D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CAA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47C0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FB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8A0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22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8D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B226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C66620" w14:paraId="5FE0365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157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69E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777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A6AC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E2BC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25E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D88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7E1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C66620" w14:paraId="724A03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54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E57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F25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0D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4E9D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C7C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0FF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214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C66620" w14:paraId="69B0F439"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BD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FA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137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1B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5C9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F53F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F1F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620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C66620" w14:paraId="2E3B80C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62B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878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48C1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E246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7F8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9F34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C58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4CA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C66620" w14:paraId="174D1D4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765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FD4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483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F2E3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C1F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E90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12DD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67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C66620" w14:paraId="590A71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8FBB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C99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F80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92F2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131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FE8A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CB78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918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C66620" w14:paraId="0F6AF149"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B88E4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656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4A5D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A026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BA8A6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5C3D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6A4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F364B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14B73139" w14:textId="3AD1941E" w:rsidR="00C66620" w:rsidRDefault="00C66620">
      <w:pPr>
        <w:pStyle w:val="BodyText"/>
      </w:pPr>
    </w:p>
    <w:bookmarkEnd w:id="252"/>
    <w:p w14:paraId="52E817EB" w14:textId="77777777" w:rsidR="00C66620" w:rsidRDefault="00000000">
      <w:r>
        <w:br w:type="page"/>
      </w:r>
    </w:p>
    <w:p w14:paraId="2CEA85C3" w14:textId="77777777" w:rsidR="00C66620" w:rsidRDefault="00000000" w:rsidP="00D10D64">
      <w:pPr>
        <w:pStyle w:val="BodyText"/>
        <w:spacing w:line="480" w:lineRule="auto"/>
      </w:pPr>
      <w:r>
        <w:lastRenderedPageBreak/>
        <w:t xml:space="preserve">Table 5. Results for </w:t>
      </w:r>
      <w:r>
        <w:rPr>
          <w:i/>
          <w:iCs/>
        </w:rPr>
        <w:t>L. guichenoti</w:t>
      </w:r>
      <w:r>
        <w:t xml:space="preserve"> assigned to red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656E992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A59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53"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DC6D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45DC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3F419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4EA1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556E3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10E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A7B7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5340E216"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67E1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FAA5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6CD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673A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06D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421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F48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F190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C66620" w14:paraId="42EC8F5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E42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9DC2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05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348D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E5BA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F50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D8A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4689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C66620" w14:paraId="71E522B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2EDF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F166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A93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F56A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BBD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F19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AE3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3E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C66620" w14:paraId="3D3604DB"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EF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1ABF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F24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B39A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F87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86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07EF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2904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C66620" w14:paraId="60B99727"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512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8747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9B5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964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EA0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EEEE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FDE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5584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C66620" w14:paraId="051441D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8A5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CC9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A74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33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1B27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87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E0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BF21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C66620" w14:paraId="7E494D6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E9FE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8859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6EE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19D7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1D0F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B6B0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6B6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B29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C66620" w14:paraId="7BB77CEF"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B924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7A59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8EFC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4195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CC2D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CBB8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088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924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C66620" w14:paraId="2721F69B"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40D0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893D0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6A4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15CC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558C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00A79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2976F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59CE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5CFE6F39" w14:textId="152C1459" w:rsidR="00C66620" w:rsidRDefault="00C66620">
      <w:pPr>
        <w:pStyle w:val="BodyText"/>
      </w:pPr>
    </w:p>
    <w:bookmarkEnd w:id="253"/>
    <w:p w14:paraId="27FDD286" w14:textId="77777777" w:rsidR="00C66620" w:rsidRDefault="00000000">
      <w:r>
        <w:br w:type="page"/>
      </w:r>
    </w:p>
    <w:p w14:paraId="4F8218F9" w14:textId="77777777" w:rsidR="00C66620" w:rsidRDefault="00000000" w:rsidP="00D10D64">
      <w:pPr>
        <w:pStyle w:val="BodyText"/>
        <w:spacing w:line="480" w:lineRule="auto"/>
      </w:pPr>
      <w:r>
        <w:lastRenderedPageBreak/>
        <w:t xml:space="preserve">Table 6. Results for </w:t>
      </w:r>
      <w:r>
        <w:rPr>
          <w:i/>
          <w:iCs/>
        </w:rPr>
        <w:t>L. guichenoti</w:t>
      </w:r>
      <w:r>
        <w:t xml:space="preserve"> assigned to blue feeders when the model included the age:</w:t>
      </w:r>
    </w:p>
    <w:tbl>
      <w:tblPr>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C66620" w14:paraId="4842A178"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4EE6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254"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3BFA5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FF58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FC7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5EC8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9C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C87AB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179F2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C66620" w14:paraId="3A3C0EFD" w14:textId="77777777">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958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72E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ACBA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D2813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39E0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35AB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C4A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C253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C66620" w14:paraId="13FFED92"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C43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0718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A08E0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4922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7E19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7697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6499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0BD6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C66620" w14:paraId="6B7CC16D"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9AD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D1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44EF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50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F48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D6B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BFAE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85D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C66620" w14:paraId="493E3541"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6C8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07F1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29E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BBA77"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D284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EAC0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043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FDDD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C66620" w14:paraId="0297A9B6"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DE8A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28FE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67C5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CC1A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E691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FC3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18CE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A25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C66620" w14:paraId="56FC56B4"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66C0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A47B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F2BA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A612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E4FB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EA7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FB04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EC6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C66620" w14:paraId="69EB4EAC"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71A1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006D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724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4A1A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B626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B13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B393C"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F812D"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C66620" w14:paraId="240CBD08" w14:textId="77777777">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60696"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763C3"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AFD5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4F639"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6D4D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A6F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5961E"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CD9CF"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C66620" w14:paraId="202E069C" w14:textId="77777777">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BCA5CA"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30ED9B"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82820"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C84524"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15708"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44CFC2"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E31701"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62675" w14:textId="77777777" w:rsidR="00C66620"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bookmarkEnd w:id="240"/>
      <w:bookmarkEnd w:id="250"/>
      <w:bookmarkEnd w:id="254"/>
    </w:tbl>
    <w:p w14:paraId="20C059AD" w14:textId="57155ED1" w:rsidR="00C66620" w:rsidRDefault="00C66620">
      <w:pPr>
        <w:pStyle w:val="BodyText"/>
      </w:pPr>
    </w:p>
    <w:sectPr w:rsidR="00C66620" w:rsidSect="0004148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Ondi Crino" w:date="2024-09-13T13:52:00Z" w:initials="OC">
    <w:p w14:paraId="2357E412" w14:textId="77777777" w:rsidR="005A3259" w:rsidRDefault="005A3259" w:rsidP="005A3259">
      <w:pPr>
        <w:pStyle w:val="CommentText"/>
      </w:pPr>
      <w:r>
        <w:rPr>
          <w:rStyle w:val="CommentReference"/>
        </w:rPr>
        <w:annotationRef/>
      </w:r>
      <w:r>
        <w:t>I prefer to have concrete subjects at the beginning of sentences whenever possible.</w:t>
      </w:r>
    </w:p>
  </w:comment>
  <w:comment w:id="8" w:author="Ondi Crino" w:date="2024-09-13T13:54:00Z" w:initials="OC">
    <w:p w14:paraId="7E128C99" w14:textId="77777777" w:rsidR="00B31A28" w:rsidRDefault="00B31A28" w:rsidP="00B31A28">
      <w:pPr>
        <w:pStyle w:val="CommentText"/>
      </w:pPr>
      <w:r>
        <w:rPr>
          <w:rStyle w:val="CommentReference"/>
        </w:rPr>
        <w:annotationRef/>
      </w:r>
      <w:r>
        <w:t xml:space="preserve">This is really small, but ‘consequences’ sounds bad whereas ‘effects’ is neutral. It may be better to use neutral terms at the beginning because it makes it clear that we are not biased in our thinking. </w:t>
      </w:r>
    </w:p>
  </w:comment>
  <w:comment w:id="27" w:author="Ondi Crino" w:date="2024-09-13T14:14:00Z" w:initials="OC">
    <w:p w14:paraId="75034E89" w14:textId="77777777" w:rsidR="004B2E91" w:rsidRDefault="004B2E91" w:rsidP="004B2E91">
      <w:pPr>
        <w:pStyle w:val="CommentText"/>
      </w:pPr>
      <w:r>
        <w:rPr>
          <w:rStyle w:val="CommentReference"/>
        </w:rPr>
        <w:annotationRef/>
      </w:r>
      <w:r>
        <w:t xml:space="preserve">I’m not sure if this is exactly correct, but I find this type of presentation a bit easier to follow. An alternative way of saying it is that they had a bias toward blue coloured feeders compared to red and green feeders. I had to spend quite a bit of time looking through the ms to find the colours you used and it seems to me that would be good information to have in the abstract. </w:t>
      </w:r>
    </w:p>
  </w:comment>
  <w:comment w:id="43" w:author="Ondi Crino" w:date="2024-09-13T14:19:00Z" w:initials="OC">
    <w:p w14:paraId="50C36446" w14:textId="7B90F2B6" w:rsidR="00895CED" w:rsidRDefault="00895CED" w:rsidP="00895CED">
      <w:pPr>
        <w:pStyle w:val="CommentText"/>
      </w:pPr>
      <w:r>
        <w:rPr>
          <w:rStyle w:val="CommentReference"/>
        </w:rPr>
        <w:annotationRef/>
      </w:r>
      <w:r>
        <w:t xml:space="preserve">I think this is the wrong word, but I’m not quite sure what you’re trying to say here. </w:t>
      </w:r>
    </w:p>
  </w:comment>
  <w:comment w:id="49" w:author="Ondi Crino" w:date="2024-09-13T14:20:00Z" w:initials="OC">
    <w:p w14:paraId="67177B20" w14:textId="77777777" w:rsidR="00C5409B" w:rsidRDefault="00C5409B" w:rsidP="00C5409B">
      <w:pPr>
        <w:pStyle w:val="CommentText"/>
      </w:pPr>
      <w:r>
        <w:rPr>
          <w:rStyle w:val="CommentReference"/>
        </w:rPr>
        <w:annotationRef/>
      </w:r>
      <w:r>
        <w:t>I think this needs a reference</w:t>
      </w:r>
    </w:p>
  </w:comment>
  <w:comment w:id="50" w:author="Ondi Crino" w:date="2024-09-13T14:23:00Z" w:initials="OC">
    <w:p w14:paraId="48FE2A12" w14:textId="77777777" w:rsidR="00934B71" w:rsidRDefault="00934B71" w:rsidP="00934B71">
      <w:pPr>
        <w:pStyle w:val="CommentText"/>
      </w:pPr>
      <w:r>
        <w:rPr>
          <w:rStyle w:val="CommentReference"/>
        </w:rPr>
        <w:annotationRef/>
      </w:r>
      <w:r>
        <w:t xml:space="preserve">You could site this new amazing paper from Science: Welklin et al. (2024) Spatial cognitive ability is associated with longevity in food-caching chickadees. </w:t>
      </w:r>
    </w:p>
  </w:comment>
  <w:comment w:id="56" w:author="Ondi Crino" w:date="2024-09-13T14:28:00Z" w:initials="OC">
    <w:p w14:paraId="1FA09D32" w14:textId="77777777" w:rsidR="007F4DA4" w:rsidRDefault="007F4DA4" w:rsidP="007F4DA4">
      <w:pPr>
        <w:pStyle w:val="CommentText"/>
      </w:pPr>
      <w:r>
        <w:rPr>
          <w:rStyle w:val="CommentReference"/>
        </w:rPr>
        <w:annotationRef/>
      </w:r>
      <w:r>
        <w:t>Now that you’ve defined ‘learning’ it seems strange to write ‘capacity to acquire information’</w:t>
      </w:r>
    </w:p>
  </w:comment>
  <w:comment w:id="54" w:author="Ondi Crino" w:date="2024-09-13T14:24:00Z" w:initials="OC">
    <w:p w14:paraId="4B5CA90A" w14:textId="5C745ABD" w:rsidR="00D676DA" w:rsidRDefault="00273D6C" w:rsidP="00D676DA">
      <w:pPr>
        <w:pStyle w:val="CommentText"/>
      </w:pPr>
      <w:r>
        <w:rPr>
          <w:rStyle w:val="CommentReference"/>
        </w:rPr>
        <w:annotationRef/>
      </w:r>
      <w:r w:rsidR="00D676DA">
        <w:t xml:space="preserve">You have a tendency toward this sorts of sentences that have a descriptive clause at the end following a comma. It’s ok to occasionally use these, but this one is a run on sentence. </w:t>
      </w:r>
    </w:p>
  </w:comment>
  <w:comment w:id="75" w:author="Ondi Crino" w:date="2024-09-13T14:41:00Z" w:initials="OC">
    <w:p w14:paraId="6ABBDC38" w14:textId="77777777" w:rsidR="00506B34" w:rsidRDefault="00506B34" w:rsidP="00506B34">
      <w:pPr>
        <w:pStyle w:val="CommentText"/>
      </w:pPr>
      <w:r>
        <w:rPr>
          <w:rStyle w:val="CommentReference"/>
        </w:rPr>
        <w:annotationRef/>
      </w:r>
      <w:r>
        <w:t xml:space="preserve">I found it a little awkward to introduce CORT and temperature in the same sentence because they are two very different types of factors that can affect learning. As a suggestion, you could introduce CORT first and then introduce temp as a second example. I like the way you discuss them together at the end of the paragraph. </w:t>
      </w:r>
    </w:p>
  </w:comment>
  <w:comment w:id="76" w:author="Ondi Crino" w:date="2024-09-13T14:43:00Z" w:initials="OC">
    <w:p w14:paraId="63EDB8A7" w14:textId="77777777" w:rsidR="00F6110A" w:rsidRDefault="00F6110A" w:rsidP="00F6110A">
      <w:pPr>
        <w:pStyle w:val="CommentText"/>
      </w:pPr>
      <w:r>
        <w:rPr>
          <w:rStyle w:val="CommentReference"/>
        </w:rPr>
        <w:annotationRef/>
      </w:r>
      <w:r>
        <w:t xml:space="preserve">My suggestion makes the first sentence introducing CORT a bit repetitive with sentence following the description of GCs, but you could massage this a bit as you see fit. </w:t>
      </w:r>
    </w:p>
  </w:comment>
  <w:comment w:id="77" w:author="Ondi Crino" w:date="2024-09-13T14:45:00Z" w:initials="OC">
    <w:p w14:paraId="18D0DEFF" w14:textId="77777777" w:rsidR="000774C8" w:rsidRDefault="000774C8" w:rsidP="000774C8">
      <w:pPr>
        <w:pStyle w:val="CommentText"/>
      </w:pPr>
      <w:r>
        <w:rPr>
          <w:rStyle w:val="CommentReference"/>
        </w:rPr>
        <w:annotationRef/>
      </w:r>
      <w:r>
        <w:t>Maybe consider two examples of what GCs do to the brain here. E.g. “Exposure to prenatal GCs decreases neurogenesis and brain power and generally decreases learning across taxa.”</w:t>
      </w:r>
    </w:p>
  </w:comment>
  <w:comment w:id="95" w:author="Ondi Crino" w:date="2024-09-13T14:52:00Z" w:initials="OC">
    <w:p w14:paraId="2DABB699" w14:textId="77777777" w:rsidR="00367C9D" w:rsidRDefault="00367C9D" w:rsidP="00367C9D">
      <w:pPr>
        <w:pStyle w:val="CommentText"/>
      </w:pPr>
      <w:r>
        <w:rPr>
          <w:rStyle w:val="CommentReference"/>
        </w:rPr>
        <w:annotationRef/>
      </w:r>
      <w:r>
        <w:t>This seems like it should be a separate paragraph (especially considering you only have three paragraphs in the intro). You may need a better topic or transition sentence, but it could essentially open with something like “The temperature animals experience during development can also affect learning ability…”</w:t>
      </w:r>
    </w:p>
  </w:comment>
  <w:comment w:id="96" w:author="Ondi Crino" w:date="2024-09-13T15:02:00Z" w:initials="OC">
    <w:p w14:paraId="55C02C72" w14:textId="77777777" w:rsidR="00C44F93" w:rsidRDefault="00C44F93" w:rsidP="00C44F93">
      <w:pPr>
        <w:pStyle w:val="CommentText"/>
      </w:pPr>
      <w:r>
        <w:rPr>
          <w:rStyle w:val="CommentReference"/>
        </w:rPr>
        <w:annotationRef/>
      </w:r>
      <w:r>
        <w:t xml:space="preserve">This seems a bit of a truth by way of being true...you say that GCs and temp impact the same mechanisms (neurogenesis, etc) and then say that suggest that they may impact that same mechanisms. I think I may be missing the point you’re trying to make here and it may be worth trying to clarify it. </w:t>
      </w:r>
    </w:p>
  </w:comment>
  <w:comment w:id="97" w:author="Ondi Crino" w:date="2024-09-13T15:04:00Z" w:initials="OC">
    <w:p w14:paraId="5E00CF30" w14:textId="77777777" w:rsidR="00950367" w:rsidRDefault="00950367" w:rsidP="00950367">
      <w:pPr>
        <w:pStyle w:val="CommentText"/>
      </w:pPr>
      <w:r>
        <w:rPr>
          <w:rStyle w:val="CommentReference"/>
        </w:rPr>
        <w:annotationRef/>
      </w:r>
      <w:r>
        <w:t xml:space="preserve">I think this is a really important point, but I think you need to flush it out a bit more. Perhaps be explicit and say that elevated temperatures can increase maternal hormones which can be transmitted to developing young in ovo. Thus, understanding the combined effects is critical for understanding how learning ability will be impacted by conditions associated with global increases in temperatures. </w:t>
      </w:r>
    </w:p>
  </w:comment>
  <w:comment w:id="101" w:author="Ondi Crino" w:date="2024-09-13T15:06:00Z" w:initials="OC">
    <w:p w14:paraId="6B3509D1" w14:textId="77777777" w:rsidR="005D2EEC" w:rsidRDefault="005D2EEC" w:rsidP="005D2EEC">
      <w:pPr>
        <w:pStyle w:val="CommentText"/>
      </w:pPr>
      <w:r>
        <w:rPr>
          <w:rStyle w:val="CommentReference"/>
        </w:rPr>
        <w:annotationRef/>
      </w:r>
      <w:r>
        <w:t>It’s good to be consistent with terms.</w:t>
      </w:r>
    </w:p>
  </w:comment>
  <w:comment w:id="111" w:author="Ondi Crino" w:date="2024-09-13T15:15:00Z" w:initials="OC">
    <w:p w14:paraId="7A4017E6" w14:textId="77777777" w:rsidR="00094183" w:rsidRDefault="00094183" w:rsidP="00094183">
      <w:pPr>
        <w:pStyle w:val="CommentText"/>
      </w:pPr>
      <w:r>
        <w:rPr>
          <w:rStyle w:val="CommentReference"/>
        </w:rPr>
        <w:annotationRef/>
      </w:r>
      <w:r>
        <w:t xml:space="preserve">Just a suggestion to simplify the writing. Also the original is a little incorrect in places. </w:t>
      </w:r>
    </w:p>
  </w:comment>
  <w:comment w:id="124" w:author="Ondi Crino" w:date="2024-09-13T14:04:00Z" w:initials="OC">
    <w:p w14:paraId="4AD3918B" w14:textId="0506EBE7" w:rsidR="0091758D" w:rsidRDefault="0091758D" w:rsidP="0091758D">
      <w:pPr>
        <w:pStyle w:val="CommentText"/>
      </w:pPr>
      <w:r>
        <w:rPr>
          <w:rStyle w:val="CommentReference"/>
        </w:rPr>
        <w:annotationRef/>
      </w:r>
      <w:r>
        <w:t xml:space="preserve">It was just 100% ethanol. The DMSO was something that we used for the thyroid hormones treatments. </w:t>
      </w:r>
    </w:p>
  </w:comment>
  <w:comment w:id="128" w:author="Ondi Crino" w:date="2024-09-13T15:13:00Z" w:initials="OC">
    <w:p w14:paraId="009920C0" w14:textId="77777777" w:rsidR="00E60713" w:rsidRDefault="00E60713" w:rsidP="00E60713">
      <w:pPr>
        <w:pStyle w:val="CommentText"/>
      </w:pPr>
      <w:r>
        <w:rPr>
          <w:rStyle w:val="CommentReference"/>
        </w:rPr>
        <w:annotationRef/>
      </w:r>
      <w:r>
        <w:t xml:space="preserve">You can cite the preprint here. </w:t>
      </w:r>
    </w:p>
  </w:comment>
  <w:comment w:id="132" w:author="Ondi Crino" w:date="2024-09-13T15:17:00Z" w:initials="OC">
    <w:p w14:paraId="035DBEAF" w14:textId="77777777" w:rsidR="00E96CD9" w:rsidRDefault="00E96CD9" w:rsidP="00E96CD9">
      <w:pPr>
        <w:pStyle w:val="CommentText"/>
      </w:pPr>
      <w:r>
        <w:rPr>
          <w:rStyle w:val="CommentReference"/>
        </w:rPr>
        <w:annotationRef/>
      </w:r>
      <w:r>
        <w:t>Super slick figure</w:t>
      </w:r>
    </w:p>
  </w:comment>
  <w:comment w:id="141" w:author="Ondi Crino" w:date="2024-09-13T15:20:00Z" w:initials="OC">
    <w:p w14:paraId="1CEF147A" w14:textId="77777777" w:rsidR="00E21DBF" w:rsidRDefault="00E21DBF" w:rsidP="00E21DBF">
      <w:pPr>
        <w:pStyle w:val="CommentText"/>
      </w:pPr>
      <w:r>
        <w:rPr>
          <w:rStyle w:val="CommentReference"/>
        </w:rPr>
        <w:annotationRef/>
      </w:r>
      <w:r>
        <w:t>I’m not sure what you mean here. Do you mean they learned faster when the ramps were red?</w:t>
      </w:r>
    </w:p>
  </w:comment>
  <w:comment w:id="142" w:author="Ondi Crino" w:date="2024-09-13T15:22:00Z" w:initials="OC">
    <w:p w14:paraId="4C98C3D4" w14:textId="77777777" w:rsidR="00642DC8" w:rsidRDefault="00642DC8" w:rsidP="00642DC8">
      <w:pPr>
        <w:pStyle w:val="CommentText"/>
      </w:pPr>
      <w:r>
        <w:rPr>
          <w:rStyle w:val="CommentReference"/>
        </w:rPr>
        <w:annotationRef/>
      </w:r>
      <w:r>
        <w:t>It would be good to be consistent and use ‘blue ramp’</w:t>
      </w:r>
    </w:p>
  </w:comment>
  <w:comment w:id="149" w:author="Ondi Crino" w:date="2024-09-13T15:23:00Z" w:initials="OC">
    <w:p w14:paraId="4585DCCB" w14:textId="77777777" w:rsidR="00642DC8" w:rsidRDefault="00642DC8" w:rsidP="00642DC8">
      <w:pPr>
        <w:pStyle w:val="CommentText"/>
      </w:pPr>
      <w:r>
        <w:rPr>
          <w:rStyle w:val="CommentReference"/>
        </w:rPr>
        <w:annotationRef/>
      </w:r>
      <w:r>
        <w:t>And here you have blue feeders and I’m wondering if I’ve missed something and blue feeders are different from blue ramps</w:t>
      </w:r>
    </w:p>
  </w:comment>
  <w:comment w:id="148" w:author="Ondi Crino" w:date="2024-09-13T15:24:00Z" w:initials="OC">
    <w:p w14:paraId="4147D6A9" w14:textId="77777777" w:rsidR="00B02C7E" w:rsidRDefault="00B02C7E" w:rsidP="00B02C7E">
      <w:pPr>
        <w:pStyle w:val="CommentText"/>
      </w:pPr>
      <w:r>
        <w:rPr>
          <w:rStyle w:val="CommentReference"/>
        </w:rPr>
        <w:annotationRef/>
      </w:r>
      <w:r>
        <w:t xml:space="preserve">I’m not quite sure what this means although I can guess. It may be worth it to simplify the language a bit here. </w:t>
      </w:r>
    </w:p>
  </w:comment>
  <w:comment w:id="154" w:author="Ondi Crino" w:date="2024-09-13T15:25:00Z" w:initials="OC">
    <w:p w14:paraId="66FE31FF" w14:textId="77777777" w:rsidR="00B02C7E" w:rsidRDefault="00B02C7E" w:rsidP="00B02C7E">
      <w:pPr>
        <w:pStyle w:val="CommentText"/>
      </w:pPr>
      <w:r>
        <w:rPr>
          <w:rStyle w:val="CommentReference"/>
        </w:rPr>
        <w:annotationRef/>
      </w:r>
      <w:r>
        <w:t xml:space="preserve">This suggestion minimizes the name of the hypothesis and brings the attention to the relevant information. </w:t>
      </w:r>
    </w:p>
  </w:comment>
  <w:comment w:id="185" w:author="Ondi Crino" w:date="2024-09-13T15:44:00Z" w:initials="OC">
    <w:p w14:paraId="71A04055" w14:textId="77777777" w:rsidR="00CD6CB9" w:rsidRDefault="00CD6CB9" w:rsidP="00CD6CB9">
      <w:pPr>
        <w:pStyle w:val="CommentText"/>
      </w:pPr>
      <w:r>
        <w:rPr>
          <w:rStyle w:val="CommentReference"/>
        </w:rPr>
        <w:annotationRef/>
      </w:r>
      <w:r>
        <w:t xml:space="preserve">I’m not quite sure I follow this...I think what we can say from the pilot study is that CORT treatment would have programmatic effects but not activational effects. That means that changes in learning would happen at development but not in response to life long elevation of CORT levels. </w:t>
      </w:r>
    </w:p>
  </w:comment>
  <w:comment w:id="186" w:author="Ondi Crino" w:date="2024-09-13T15:45:00Z" w:initials="OC">
    <w:p w14:paraId="27A158D8" w14:textId="77777777" w:rsidR="00CD6CB9" w:rsidRDefault="00CD6CB9" w:rsidP="00CD6CB9">
      <w:pPr>
        <w:pStyle w:val="CommentText"/>
      </w:pPr>
      <w:r>
        <w:rPr>
          <w:rStyle w:val="CommentReference"/>
        </w:rPr>
        <w:annotationRef/>
      </w:r>
      <w:r>
        <w:t xml:space="preserve">I honestly find my explanation above a bit more compelling! You could essentially say that lower doses result in lifelong elevation of baseline CORT which could affect learning across an animal’s lifetime. Higher doses could affect learning in some species through permanent changes in brain function that occur during development and then last into adulthood.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57E412" w15:done="0"/>
  <w15:commentEx w15:paraId="7E128C99" w15:done="0"/>
  <w15:commentEx w15:paraId="75034E89" w15:done="0"/>
  <w15:commentEx w15:paraId="50C36446" w15:done="0"/>
  <w15:commentEx w15:paraId="67177B20" w15:done="0"/>
  <w15:commentEx w15:paraId="48FE2A12" w15:done="0"/>
  <w15:commentEx w15:paraId="1FA09D32" w15:done="0"/>
  <w15:commentEx w15:paraId="4B5CA90A" w15:done="0"/>
  <w15:commentEx w15:paraId="6ABBDC38" w15:done="0"/>
  <w15:commentEx w15:paraId="63EDB8A7" w15:paraIdParent="6ABBDC38" w15:done="0"/>
  <w15:commentEx w15:paraId="18D0DEFF" w15:done="0"/>
  <w15:commentEx w15:paraId="2DABB699" w15:done="0"/>
  <w15:commentEx w15:paraId="55C02C72" w15:done="0"/>
  <w15:commentEx w15:paraId="5E00CF30" w15:done="0"/>
  <w15:commentEx w15:paraId="6B3509D1" w15:done="0"/>
  <w15:commentEx w15:paraId="7A4017E6" w15:done="0"/>
  <w15:commentEx w15:paraId="4AD3918B" w15:done="0"/>
  <w15:commentEx w15:paraId="009920C0" w15:done="0"/>
  <w15:commentEx w15:paraId="035DBEAF" w15:done="0"/>
  <w15:commentEx w15:paraId="1CEF147A" w15:done="0"/>
  <w15:commentEx w15:paraId="4C98C3D4" w15:done="0"/>
  <w15:commentEx w15:paraId="4585DCCB" w15:done="0"/>
  <w15:commentEx w15:paraId="4147D6A9" w15:done="0"/>
  <w15:commentEx w15:paraId="66FE31FF" w15:done="0"/>
  <w15:commentEx w15:paraId="71A04055" w15:done="0"/>
  <w15:commentEx w15:paraId="27A158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CC8ACB" w16cex:dateUtc="2024-09-13T04:22:00Z"/>
  <w16cex:commentExtensible w16cex:durableId="010513E0" w16cex:dateUtc="2024-09-13T04:24:00Z"/>
  <w16cex:commentExtensible w16cex:durableId="50619D91" w16cex:dateUtc="2024-09-13T04:44:00Z"/>
  <w16cex:commentExtensible w16cex:durableId="4113BDE1" w16cex:dateUtc="2024-09-13T04:49:00Z"/>
  <w16cex:commentExtensible w16cex:durableId="0C5AF76F" w16cex:dateUtc="2024-09-13T04:50:00Z"/>
  <w16cex:commentExtensible w16cex:durableId="28DF52C4" w16cex:dateUtc="2024-09-13T04:53:00Z"/>
  <w16cex:commentExtensible w16cex:durableId="1D17C8A9" w16cex:dateUtc="2024-09-13T04:58:00Z"/>
  <w16cex:commentExtensible w16cex:durableId="314774D3" w16cex:dateUtc="2024-09-13T04:54:00Z"/>
  <w16cex:commentExtensible w16cex:durableId="09E3E4E9" w16cex:dateUtc="2024-09-13T05:11:00Z"/>
  <w16cex:commentExtensible w16cex:durableId="099A1EC8" w16cex:dateUtc="2024-09-13T05:13:00Z"/>
  <w16cex:commentExtensible w16cex:durableId="2B7C316D" w16cex:dateUtc="2024-09-13T05:15:00Z"/>
  <w16cex:commentExtensible w16cex:durableId="6F8F11C9" w16cex:dateUtc="2024-09-13T05:22:00Z"/>
  <w16cex:commentExtensible w16cex:durableId="332FFF27" w16cex:dateUtc="2024-09-13T05:32:00Z"/>
  <w16cex:commentExtensible w16cex:durableId="5E7ECF65" w16cex:dateUtc="2024-09-13T05:34:00Z"/>
  <w16cex:commentExtensible w16cex:durableId="0E24AF91" w16cex:dateUtc="2024-09-13T05:36:00Z"/>
  <w16cex:commentExtensible w16cex:durableId="1BB40F86" w16cex:dateUtc="2024-09-13T05:45:00Z"/>
  <w16cex:commentExtensible w16cex:durableId="33563526" w16cex:dateUtc="2024-09-13T04:34:00Z"/>
  <w16cex:commentExtensible w16cex:durableId="40DBA9A7" w16cex:dateUtc="2024-09-13T05:43:00Z"/>
  <w16cex:commentExtensible w16cex:durableId="0F3A8574" w16cex:dateUtc="2024-09-13T05:47:00Z"/>
  <w16cex:commentExtensible w16cex:durableId="4079E891" w16cex:dateUtc="2024-09-13T05:50:00Z"/>
  <w16cex:commentExtensible w16cex:durableId="271F67FD" w16cex:dateUtc="2024-09-13T05:52:00Z"/>
  <w16cex:commentExtensible w16cex:durableId="7060C6DA" w16cex:dateUtc="2024-09-13T05:53:00Z"/>
  <w16cex:commentExtensible w16cex:durableId="30ECDA80" w16cex:dateUtc="2024-09-13T05:54:00Z"/>
  <w16cex:commentExtensible w16cex:durableId="77B91AD5" w16cex:dateUtc="2024-09-13T05:55:00Z"/>
  <w16cex:commentExtensible w16cex:durableId="0D67FCA6" w16cex:dateUtc="2024-09-13T06:14:00Z"/>
  <w16cex:commentExtensible w16cex:durableId="7EDF3E03" w16cex:dateUtc="2024-09-13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57E412" w16cid:durableId="06CC8ACB"/>
  <w16cid:commentId w16cid:paraId="7E128C99" w16cid:durableId="010513E0"/>
  <w16cid:commentId w16cid:paraId="75034E89" w16cid:durableId="50619D91"/>
  <w16cid:commentId w16cid:paraId="50C36446" w16cid:durableId="4113BDE1"/>
  <w16cid:commentId w16cid:paraId="67177B20" w16cid:durableId="0C5AF76F"/>
  <w16cid:commentId w16cid:paraId="48FE2A12" w16cid:durableId="28DF52C4"/>
  <w16cid:commentId w16cid:paraId="1FA09D32" w16cid:durableId="1D17C8A9"/>
  <w16cid:commentId w16cid:paraId="4B5CA90A" w16cid:durableId="314774D3"/>
  <w16cid:commentId w16cid:paraId="6ABBDC38" w16cid:durableId="09E3E4E9"/>
  <w16cid:commentId w16cid:paraId="63EDB8A7" w16cid:durableId="099A1EC8"/>
  <w16cid:commentId w16cid:paraId="18D0DEFF" w16cid:durableId="2B7C316D"/>
  <w16cid:commentId w16cid:paraId="2DABB699" w16cid:durableId="6F8F11C9"/>
  <w16cid:commentId w16cid:paraId="55C02C72" w16cid:durableId="332FFF27"/>
  <w16cid:commentId w16cid:paraId="5E00CF30" w16cid:durableId="5E7ECF65"/>
  <w16cid:commentId w16cid:paraId="6B3509D1" w16cid:durableId="0E24AF91"/>
  <w16cid:commentId w16cid:paraId="7A4017E6" w16cid:durableId="1BB40F86"/>
  <w16cid:commentId w16cid:paraId="4AD3918B" w16cid:durableId="33563526"/>
  <w16cid:commentId w16cid:paraId="009920C0" w16cid:durableId="40DBA9A7"/>
  <w16cid:commentId w16cid:paraId="035DBEAF" w16cid:durableId="0F3A8574"/>
  <w16cid:commentId w16cid:paraId="1CEF147A" w16cid:durableId="4079E891"/>
  <w16cid:commentId w16cid:paraId="4C98C3D4" w16cid:durableId="271F67FD"/>
  <w16cid:commentId w16cid:paraId="4585DCCB" w16cid:durableId="7060C6DA"/>
  <w16cid:commentId w16cid:paraId="4147D6A9" w16cid:durableId="30ECDA80"/>
  <w16cid:commentId w16cid:paraId="66FE31FF" w16cid:durableId="77B91AD5"/>
  <w16cid:commentId w16cid:paraId="71A04055" w16cid:durableId="0D67FCA6"/>
  <w16cid:commentId w16cid:paraId="27A158D8" w16cid:durableId="7EDF3E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13E7D" w14:textId="77777777" w:rsidR="008367DF" w:rsidRDefault="008367DF">
      <w:pPr>
        <w:spacing w:after="0"/>
      </w:pPr>
      <w:r>
        <w:separator/>
      </w:r>
    </w:p>
  </w:endnote>
  <w:endnote w:type="continuationSeparator" w:id="0">
    <w:p w14:paraId="7955D347" w14:textId="77777777" w:rsidR="008367DF" w:rsidRDefault="008367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DE855" w14:textId="77777777" w:rsidR="008367DF" w:rsidRDefault="008367DF">
      <w:r>
        <w:separator/>
      </w:r>
    </w:p>
  </w:footnote>
  <w:footnote w:type="continuationSeparator" w:id="0">
    <w:p w14:paraId="6C7CC1DD" w14:textId="77777777" w:rsidR="008367DF" w:rsidRDefault="00836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ndi Crino">
    <w15:presenceInfo w15:providerId="AD" w15:userId="S::crin0006@flinders.edu.au::14d01f18-b834-4109-ba44-5cbdcf7d2f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20"/>
    <w:rsid w:val="000638A6"/>
    <w:rsid w:val="000774C8"/>
    <w:rsid w:val="00094183"/>
    <w:rsid w:val="00101825"/>
    <w:rsid w:val="00103936"/>
    <w:rsid w:val="0010447C"/>
    <w:rsid w:val="001325F7"/>
    <w:rsid w:val="00182B56"/>
    <w:rsid w:val="001A03FD"/>
    <w:rsid w:val="00207C07"/>
    <w:rsid w:val="00212E56"/>
    <w:rsid w:val="002418D7"/>
    <w:rsid w:val="002578F7"/>
    <w:rsid w:val="00273D6C"/>
    <w:rsid w:val="002872E9"/>
    <w:rsid w:val="003435CE"/>
    <w:rsid w:val="00353D2F"/>
    <w:rsid w:val="00367C9D"/>
    <w:rsid w:val="003E2A63"/>
    <w:rsid w:val="00417F73"/>
    <w:rsid w:val="00423C1E"/>
    <w:rsid w:val="00465D7D"/>
    <w:rsid w:val="00485EA3"/>
    <w:rsid w:val="004B2E91"/>
    <w:rsid w:val="00506B34"/>
    <w:rsid w:val="00555293"/>
    <w:rsid w:val="005658F0"/>
    <w:rsid w:val="005A3259"/>
    <w:rsid w:val="005D2EEC"/>
    <w:rsid w:val="005E5986"/>
    <w:rsid w:val="00621B6C"/>
    <w:rsid w:val="00642DC8"/>
    <w:rsid w:val="006A4AFF"/>
    <w:rsid w:val="006B33A3"/>
    <w:rsid w:val="006B6238"/>
    <w:rsid w:val="006C1475"/>
    <w:rsid w:val="006D1158"/>
    <w:rsid w:val="00751205"/>
    <w:rsid w:val="0077432F"/>
    <w:rsid w:val="007829AF"/>
    <w:rsid w:val="00790629"/>
    <w:rsid w:val="00792985"/>
    <w:rsid w:val="007F4DA4"/>
    <w:rsid w:val="008146E7"/>
    <w:rsid w:val="00815CD9"/>
    <w:rsid w:val="008367DF"/>
    <w:rsid w:val="00847FA4"/>
    <w:rsid w:val="0087741A"/>
    <w:rsid w:val="00891A77"/>
    <w:rsid w:val="00895CED"/>
    <w:rsid w:val="00896EC6"/>
    <w:rsid w:val="008C5A9D"/>
    <w:rsid w:val="008C644B"/>
    <w:rsid w:val="008C6F56"/>
    <w:rsid w:val="008F12A6"/>
    <w:rsid w:val="009010B8"/>
    <w:rsid w:val="0091758D"/>
    <w:rsid w:val="00934B71"/>
    <w:rsid w:val="00950367"/>
    <w:rsid w:val="00951EE5"/>
    <w:rsid w:val="00993A4E"/>
    <w:rsid w:val="009B050E"/>
    <w:rsid w:val="009E5ECA"/>
    <w:rsid w:val="00A030C9"/>
    <w:rsid w:val="00A717A6"/>
    <w:rsid w:val="00A9019D"/>
    <w:rsid w:val="00B02C7E"/>
    <w:rsid w:val="00B14753"/>
    <w:rsid w:val="00B1515F"/>
    <w:rsid w:val="00B31A28"/>
    <w:rsid w:val="00B34C11"/>
    <w:rsid w:val="00B54C7A"/>
    <w:rsid w:val="00B56E52"/>
    <w:rsid w:val="00B9539A"/>
    <w:rsid w:val="00BA34E7"/>
    <w:rsid w:val="00BA76F6"/>
    <w:rsid w:val="00BC09C4"/>
    <w:rsid w:val="00BD07DD"/>
    <w:rsid w:val="00BE47E6"/>
    <w:rsid w:val="00C44F93"/>
    <w:rsid w:val="00C47CD2"/>
    <w:rsid w:val="00C5409B"/>
    <w:rsid w:val="00C57D07"/>
    <w:rsid w:val="00C66620"/>
    <w:rsid w:val="00CB0A60"/>
    <w:rsid w:val="00CD6CB9"/>
    <w:rsid w:val="00D10D64"/>
    <w:rsid w:val="00D163A1"/>
    <w:rsid w:val="00D17E38"/>
    <w:rsid w:val="00D26FFA"/>
    <w:rsid w:val="00D61C99"/>
    <w:rsid w:val="00D676DA"/>
    <w:rsid w:val="00E21C67"/>
    <w:rsid w:val="00E21DBF"/>
    <w:rsid w:val="00E33E08"/>
    <w:rsid w:val="00E60713"/>
    <w:rsid w:val="00E95E00"/>
    <w:rsid w:val="00E96CD9"/>
    <w:rsid w:val="00EB431D"/>
    <w:rsid w:val="00EC4A14"/>
    <w:rsid w:val="00EE5556"/>
    <w:rsid w:val="00EF5B06"/>
    <w:rsid w:val="00F6110A"/>
    <w:rsid w:val="00FA02B9"/>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2F6AF"/>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 w:type="paragraph" w:styleId="Revision">
    <w:name w:val="Revision"/>
    <w:hidden/>
    <w:semiHidden/>
    <w:rsid w:val="002872E9"/>
    <w:pPr>
      <w:spacing w:after="0"/>
    </w:pPr>
  </w:style>
  <w:style w:type="character" w:styleId="CommentReference">
    <w:name w:val="annotation reference"/>
    <w:basedOn w:val="DefaultParagraphFont"/>
    <w:semiHidden/>
    <w:unhideWhenUsed/>
    <w:rsid w:val="005A3259"/>
    <w:rPr>
      <w:sz w:val="16"/>
      <w:szCs w:val="16"/>
    </w:rPr>
  </w:style>
  <w:style w:type="paragraph" w:styleId="CommentText">
    <w:name w:val="annotation text"/>
    <w:basedOn w:val="Normal"/>
    <w:link w:val="CommentTextChar"/>
    <w:unhideWhenUsed/>
    <w:rsid w:val="005A3259"/>
    <w:rPr>
      <w:sz w:val="20"/>
      <w:szCs w:val="20"/>
    </w:rPr>
  </w:style>
  <w:style w:type="character" w:customStyle="1" w:styleId="CommentTextChar">
    <w:name w:val="Comment Text Char"/>
    <w:basedOn w:val="DefaultParagraphFont"/>
    <w:link w:val="CommentText"/>
    <w:rsid w:val="005A3259"/>
    <w:rPr>
      <w:sz w:val="20"/>
      <w:szCs w:val="20"/>
    </w:rPr>
  </w:style>
  <w:style w:type="paragraph" w:styleId="CommentSubject">
    <w:name w:val="annotation subject"/>
    <w:basedOn w:val="CommentText"/>
    <w:next w:val="CommentText"/>
    <w:link w:val="CommentSubjectChar"/>
    <w:semiHidden/>
    <w:unhideWhenUsed/>
    <w:rsid w:val="005A3259"/>
    <w:rPr>
      <w:b/>
      <w:bCs/>
    </w:rPr>
  </w:style>
  <w:style w:type="character" w:customStyle="1" w:styleId="CommentSubjectChar">
    <w:name w:val="Comment Subject Char"/>
    <w:basedOn w:val="CommentTextChar"/>
    <w:link w:val="CommentSubject"/>
    <w:semiHidden/>
    <w:rsid w:val="005A325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256802">
      <w:bodyDiv w:val="1"/>
      <w:marLeft w:val="0"/>
      <w:marRight w:val="0"/>
      <w:marTop w:val="0"/>
      <w:marBottom w:val="0"/>
      <w:divBdr>
        <w:top w:val="none" w:sz="0" w:space="0" w:color="auto"/>
        <w:left w:val="none" w:sz="0" w:space="0" w:color="auto"/>
        <w:bottom w:val="none" w:sz="0" w:space="0" w:color="auto"/>
        <w:right w:val="none" w:sz="0" w:space="0" w:color="auto"/>
      </w:divBdr>
      <w:divsChild>
        <w:div w:id="169416840">
          <w:marLeft w:val="0"/>
          <w:marRight w:val="0"/>
          <w:marTop w:val="0"/>
          <w:marBottom w:val="0"/>
          <w:divBdr>
            <w:top w:val="none" w:sz="0" w:space="0" w:color="auto"/>
            <w:left w:val="none" w:sz="0" w:space="0" w:color="auto"/>
            <w:bottom w:val="none" w:sz="0" w:space="0" w:color="auto"/>
            <w:right w:val="none" w:sz="0" w:space="0" w:color="auto"/>
          </w:divBdr>
          <w:divsChild>
            <w:div w:id="19675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664">
      <w:bodyDiv w:val="1"/>
      <w:marLeft w:val="0"/>
      <w:marRight w:val="0"/>
      <w:marTop w:val="0"/>
      <w:marBottom w:val="0"/>
      <w:divBdr>
        <w:top w:val="none" w:sz="0" w:space="0" w:color="auto"/>
        <w:left w:val="none" w:sz="0" w:space="0" w:color="auto"/>
        <w:bottom w:val="none" w:sz="0" w:space="0" w:color="auto"/>
        <w:right w:val="none" w:sz="0" w:space="0" w:color="auto"/>
      </w:divBdr>
      <w:divsChild>
        <w:div w:id="2059207769">
          <w:marLeft w:val="0"/>
          <w:marRight w:val="0"/>
          <w:marTop w:val="0"/>
          <w:marBottom w:val="0"/>
          <w:divBdr>
            <w:top w:val="none" w:sz="0" w:space="0" w:color="auto"/>
            <w:left w:val="none" w:sz="0" w:space="0" w:color="auto"/>
            <w:bottom w:val="none" w:sz="0" w:space="0" w:color="auto"/>
            <w:right w:val="none" w:sz="0" w:space="0" w:color="auto"/>
          </w:divBdr>
          <w:divsChild>
            <w:div w:id="17879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07/s10071-013-0665-4" TargetMode="External"/><Relationship Id="rId26" Type="http://schemas.openxmlformats.org/officeDocument/2006/relationships/hyperlink" Target="https://doi.org/10.1007/s00265-013-1639-x" TargetMode="External"/><Relationship Id="rId39" Type="http://schemas.openxmlformats.org/officeDocument/2006/relationships/hyperlink" Target="https://doi.org/10.1016/0166-4328(94)90100-7" TargetMode="External"/><Relationship Id="rId21" Type="http://schemas.openxmlformats.org/officeDocument/2006/relationships/hyperlink" Target="https://doi.org/10.1016/j.tree.2021.04.009" TargetMode="External"/><Relationship Id="rId34" Type="http://schemas.openxmlformats.org/officeDocument/2006/relationships/hyperlink" Target="https://doi.org/10.1098/rsbl.2011.0480"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oi.org/10.1007/s10071-016-0993-2" TargetMode="External"/><Relationship Id="rId25" Type="http://schemas.openxmlformats.org/officeDocument/2006/relationships/hyperlink" Target="https://doi.org/10.1002/ece3.22" TargetMode="External"/><Relationship Id="rId33" Type="http://schemas.openxmlformats.org/officeDocument/2006/relationships/hyperlink" Target="https://doi.org/10.1016/j.anbehav.2015.01.018" TargetMode="External"/><Relationship Id="rId38" Type="http://schemas.openxmlformats.org/officeDocument/2006/relationships/hyperlink" Target="https://doi.org/10.1111/brv.12333" TargetMode="External"/><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i.org/10.5281/zenodo.5960048" TargetMode="External"/><Relationship Id="rId20" Type="http://schemas.openxmlformats.org/officeDocument/2006/relationships/hyperlink" Target="https://doi.org/10.1016/j.anbehav.2015.10.027" TargetMode="External"/><Relationship Id="rId29" Type="http://schemas.openxmlformats.org/officeDocument/2006/relationships/hyperlink" Target="https://doi.org/10.1016/j.anbehav.2014.02.017" TargetMode="External"/><Relationship Id="rId41" Type="http://schemas.openxmlformats.org/officeDocument/2006/relationships/image" Target="media/image4.png"/><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071/ZO14098" TargetMode="External"/><Relationship Id="rId32" Type="http://schemas.openxmlformats.org/officeDocument/2006/relationships/hyperlink" Target="https://doi.org/10.1146/annurev.ecolsys.35.112202.130152" TargetMode="External"/><Relationship Id="rId37" Type="http://schemas.openxmlformats.org/officeDocument/2006/relationships/hyperlink" Target="https://doi.org/10.1098/rsbl.2014.0430" TargetMode="External"/><Relationship Id="rId40" Type="http://schemas.openxmlformats.org/officeDocument/2006/relationships/hyperlink" Target="https://doi.org/10.1002/jnr.20338"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7/s10071-020-01365-4" TargetMode="External"/><Relationship Id="rId23" Type="http://schemas.openxmlformats.org/officeDocument/2006/relationships/hyperlink" Target="https://doi.org/10.1098/rspb.2013.3275" TargetMode="External"/><Relationship Id="rId28" Type="http://schemas.openxmlformats.org/officeDocument/2006/relationships/hyperlink" Target="https://doi.org/10.1016/j.ygcen.2013.10.006" TargetMode="External"/><Relationship Id="rId36" Type="http://schemas.openxmlformats.org/officeDocument/2006/relationships/hyperlink" Target="https://doi.org/10.1073/pnas.1121254109" TargetMode="External"/><Relationship Id="rId49" Type="http://schemas.openxmlformats.org/officeDocument/2006/relationships/image" Target="media/image12.png"/><Relationship Id="rId57"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oi.org/10.1098/rsbl.2011.1161" TargetMode="External"/><Relationship Id="rId31" Type="http://schemas.openxmlformats.org/officeDocument/2006/relationships/hyperlink" Target="https://doi.org/10.1073/pnas.0812671106" TargetMode="External"/><Relationship Id="rId44" Type="http://schemas.openxmlformats.org/officeDocument/2006/relationships/image" Target="media/image7.png"/><Relationship Id="rId52" Type="http://schemas.openxmlformats.org/officeDocument/2006/relationships/image" Target="media/image1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github.com/Pablo-Recio/CORT_Temp_learning" TargetMode="External"/><Relationship Id="rId22" Type="http://schemas.openxmlformats.org/officeDocument/2006/relationships/hyperlink" Target="https://doi.org/10.1016/j.tree.2013.02.004" TargetMode="External"/><Relationship Id="rId27" Type="http://schemas.openxmlformats.org/officeDocument/2006/relationships/hyperlink" Target="https://doi.org/10.1002/(SICI)1096-9861(19970414)380:3%3c409::AID-CNE9%3e3.0.CO;2-6" TargetMode="External"/><Relationship Id="rId30" Type="http://schemas.openxmlformats.org/officeDocument/2006/relationships/hyperlink" Target="https://doi.org/10.1098/rsbl.2017.0002" TargetMode="External"/><Relationship Id="rId35" Type="http://schemas.openxmlformats.org/officeDocument/2006/relationships/hyperlink" Target="https://doi.org/10.1073/pnas.97.20.11032"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1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50</Pages>
  <Words>9950</Words>
  <Characters>53534</Characters>
  <Application>Microsoft Office Word</Application>
  <DocSecurity>0</DocSecurity>
  <Lines>1622</Lines>
  <Paragraphs>675</Paragraphs>
  <ScaleCrop>false</ScaleCrop>
  <Company/>
  <LinksUpToDate>false</LinksUpToDate>
  <CharactersWithSpaces>62809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associative learning in two species of skink</dc:title>
  <dc:creator>Ondi Crino</dc:creator>
  <cp:keywords/>
  <cp:lastModifiedBy>Ondi Crino</cp:lastModifiedBy>
  <cp:revision>100</cp:revision>
  <dcterms:created xsi:type="dcterms:W3CDTF">2024-09-13T04:16:00Z</dcterms:created>
  <dcterms:modified xsi:type="dcterms:W3CDTF">2024-09-13T06:15:00Z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./bib/animal-cognition.csl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